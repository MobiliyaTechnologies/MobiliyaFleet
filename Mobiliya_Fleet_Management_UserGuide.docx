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C9FF3" w14:textId="0398C445" w:rsidR="00D02D70" w:rsidRDefault="00C62583">
      <w:pPr>
        <w:rPr>
          <w:rFonts w:asciiTheme="majorHAnsi" w:hAnsiTheme="majorHAnsi"/>
          <w:noProof/>
          <w:lang w:val="en-IN" w:eastAsia="en-IN" w:bidi="ar-SA"/>
        </w:rPr>
      </w:pPr>
      <w:r>
        <w:rPr>
          <w:rFonts w:asciiTheme="majorHAnsi" w:hAnsiTheme="majorHAnsi"/>
          <w:noProof/>
          <w:lang w:val="en-IN" w:eastAsia="en-IN" w:bidi="ar-SA"/>
        </w:rPr>
        <w:drawing>
          <wp:anchor distT="0" distB="0" distL="114300" distR="114300" simplePos="0" relativeHeight="251732992" behindDoc="0" locked="0" layoutInCell="1" allowOverlap="1" wp14:anchorId="67BD6376" wp14:editId="53C1C89C">
            <wp:simplePos x="0" y="0"/>
            <wp:positionH relativeFrom="column">
              <wp:posOffset>-895350</wp:posOffset>
            </wp:positionH>
            <wp:positionV relativeFrom="paragraph">
              <wp:posOffset>-914401</wp:posOffset>
            </wp:positionV>
            <wp:extent cx="7556500" cy="10689683"/>
            <wp:effectExtent l="0" t="0" r="635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368" cy="106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D225" w14:textId="01AF7EDC" w:rsidR="00C62583" w:rsidRDefault="00C62583"/>
    <w:p w14:paraId="44A273B8" w14:textId="273E43B9" w:rsidR="00C62583" w:rsidRDefault="00C62583"/>
    <w:p w14:paraId="1AB8CD93" w14:textId="3EB3512D" w:rsidR="00C62583" w:rsidRDefault="00C62583"/>
    <w:p w14:paraId="003DFDD9" w14:textId="654020C8" w:rsidR="00C62583" w:rsidRDefault="00C62583"/>
    <w:p w14:paraId="68368647" w14:textId="0ECA300E" w:rsidR="00C62583" w:rsidRDefault="00C62583"/>
    <w:p w14:paraId="7DA24FE4" w14:textId="56DFD09E" w:rsidR="00C62583" w:rsidRDefault="00C62583"/>
    <w:p w14:paraId="635321BA" w14:textId="0741BEBB" w:rsidR="00C62583" w:rsidRDefault="00C62583"/>
    <w:p w14:paraId="003EBD77" w14:textId="01F7342F" w:rsidR="00C62583" w:rsidRDefault="00C62583"/>
    <w:p w14:paraId="03999A2A" w14:textId="36BBE9C1" w:rsidR="00C62583" w:rsidRDefault="00C62583"/>
    <w:p w14:paraId="62036704" w14:textId="3793FB24" w:rsidR="00C62583" w:rsidRDefault="00C62583"/>
    <w:p w14:paraId="43166321" w14:textId="4CE5B4AA" w:rsidR="00C62583" w:rsidRDefault="00C62583"/>
    <w:p w14:paraId="2350C922" w14:textId="6D40DBFD" w:rsidR="00C62583" w:rsidRDefault="00C62583"/>
    <w:p w14:paraId="6C44736A" w14:textId="190CA91D" w:rsidR="00C62583" w:rsidRDefault="00C62583"/>
    <w:p w14:paraId="15C07DE7" w14:textId="14AABB85" w:rsidR="00C62583" w:rsidRDefault="00C62583"/>
    <w:p w14:paraId="74E8A46C" w14:textId="1BF8AB89" w:rsidR="00C62583" w:rsidRDefault="00C62583"/>
    <w:p w14:paraId="2DD97A9E" w14:textId="0B41BCB1" w:rsidR="00C62583" w:rsidRDefault="00C62583"/>
    <w:p w14:paraId="73F09C1A" w14:textId="70A18E6C" w:rsidR="00C62583" w:rsidRDefault="00C62583"/>
    <w:p w14:paraId="00E1C48B" w14:textId="703DACFC" w:rsidR="00C62583" w:rsidRDefault="00C62583"/>
    <w:p w14:paraId="09222B00" w14:textId="7ED849C8" w:rsidR="00C62583" w:rsidRDefault="00C62583"/>
    <w:p w14:paraId="4A9372FE" w14:textId="15AF6580" w:rsidR="00C62583" w:rsidRDefault="00C62583"/>
    <w:p w14:paraId="04D59035" w14:textId="1009F748" w:rsidR="00C62583" w:rsidRDefault="00C62583"/>
    <w:p w14:paraId="69603735" w14:textId="2B32D2FB" w:rsidR="00C62583" w:rsidRDefault="00C62583"/>
    <w:p w14:paraId="57D4C225" w14:textId="1828F2EA" w:rsidR="00C62583" w:rsidRDefault="00C62583"/>
    <w:p w14:paraId="75FBBCF1" w14:textId="558C63C2" w:rsidR="00C62583" w:rsidRDefault="00C62583"/>
    <w:p w14:paraId="05DBED36" w14:textId="6127DB06" w:rsidR="00C62583" w:rsidRDefault="00C62583"/>
    <w:p w14:paraId="510A6E0A" w14:textId="182C4EF3" w:rsidR="00C62583" w:rsidRDefault="00C62583"/>
    <w:p w14:paraId="76DD8788" w14:textId="77777777" w:rsidR="00C62583" w:rsidRDefault="00C62583"/>
    <w:p w14:paraId="4EB117FA" w14:textId="77777777" w:rsidR="00D02D70" w:rsidRDefault="00D02D70"/>
    <w:tbl>
      <w:tblPr>
        <w:tblStyle w:val="TableGrid"/>
        <w:tblW w:w="3794" w:type="dxa"/>
        <w:tblLayout w:type="fixed"/>
        <w:tblLook w:val="04A0" w:firstRow="1" w:lastRow="0" w:firstColumn="1" w:lastColumn="0" w:noHBand="0" w:noVBand="1"/>
      </w:tblPr>
      <w:tblGrid>
        <w:gridCol w:w="1668"/>
        <w:gridCol w:w="2126"/>
      </w:tblGrid>
      <w:tr w:rsidR="00D02D70" w14:paraId="22595AD4" w14:textId="77777777">
        <w:tc>
          <w:tcPr>
            <w:tcW w:w="3794" w:type="dxa"/>
            <w:gridSpan w:val="2"/>
            <w:shd w:val="clear" w:color="auto" w:fill="C6D9F1" w:themeFill="text2" w:themeFillTint="33"/>
          </w:tcPr>
          <w:p w14:paraId="7AF19E78" w14:textId="77777777" w:rsidR="00D02D70" w:rsidRDefault="00D362F1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  <w:b/>
              </w:rPr>
            </w:pPr>
            <w:r>
              <w:rPr>
                <w:rFonts w:eastAsiaTheme="minorHAnsi"/>
                <w:b/>
              </w:rPr>
              <w:t>Revision History</w:t>
            </w:r>
          </w:p>
        </w:tc>
      </w:tr>
      <w:tr w:rsidR="00D02D70" w14:paraId="2B4B3583" w14:textId="77777777">
        <w:tc>
          <w:tcPr>
            <w:tcW w:w="1668" w:type="dxa"/>
          </w:tcPr>
          <w:p w14:paraId="58FE4CF5" w14:textId="77777777" w:rsidR="00D02D70" w:rsidRDefault="00D362F1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Version No.</w:t>
            </w:r>
          </w:p>
        </w:tc>
        <w:tc>
          <w:tcPr>
            <w:tcW w:w="2126" w:type="dxa"/>
          </w:tcPr>
          <w:p w14:paraId="2EDB39F5" w14:textId="77777777" w:rsidR="00D02D70" w:rsidRDefault="00D362F1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1.0</w:t>
            </w:r>
          </w:p>
        </w:tc>
      </w:tr>
      <w:tr w:rsidR="00D02D70" w14:paraId="5F420CB0" w14:textId="77777777">
        <w:tc>
          <w:tcPr>
            <w:tcW w:w="1668" w:type="dxa"/>
          </w:tcPr>
          <w:p w14:paraId="7F509D55" w14:textId="77777777" w:rsidR="00D02D70" w:rsidRDefault="00D362F1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Authorized By</w:t>
            </w:r>
          </w:p>
        </w:tc>
        <w:tc>
          <w:tcPr>
            <w:tcW w:w="2126" w:type="dxa"/>
          </w:tcPr>
          <w:p w14:paraId="52B0AF4D" w14:textId="77777777" w:rsidR="00D02D70" w:rsidRDefault="00D362F1">
            <w:pPr>
              <w:tabs>
                <w:tab w:val="left" w:pos="1815"/>
              </w:tabs>
              <w:spacing w:after="0" w:line="240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>Sagar Shah</w:t>
            </w:r>
          </w:p>
        </w:tc>
      </w:tr>
    </w:tbl>
    <w:p w14:paraId="03EDB57A" w14:textId="77777777" w:rsidR="00D02D70" w:rsidRDefault="00D02D70">
      <w:pPr>
        <w:tabs>
          <w:tab w:val="left" w:pos="1815"/>
        </w:tabs>
      </w:pPr>
    </w:p>
    <w:p w14:paraId="5157AE42" w14:textId="77777777" w:rsidR="00D02D70" w:rsidRDefault="00D362F1">
      <w:pPr>
        <w:tabs>
          <w:tab w:val="left" w:pos="1815"/>
        </w:tabs>
      </w:pPr>
      <w:r>
        <w:t xml:space="preserve">© 2018 Mobiliya Technologies  </w:t>
      </w:r>
    </w:p>
    <w:p w14:paraId="2BC508DF" w14:textId="77777777" w:rsidR="00D02D70" w:rsidRDefault="00D362F1">
      <w:pPr>
        <w:tabs>
          <w:tab w:val="left" w:pos="1815"/>
        </w:tabs>
        <w:jc w:val="both"/>
      </w:pPr>
      <w:r>
        <w:t>Strictly Private and Confidential. No part of this document should be reproduced or distributed without the prior permission of Mobiliya Technologies.</w:t>
      </w:r>
    </w:p>
    <w:p w14:paraId="40F22642" w14:textId="77777777" w:rsidR="00D02D70" w:rsidRDefault="00D02D70">
      <w:pPr>
        <w:tabs>
          <w:tab w:val="left" w:pos="6360"/>
        </w:tabs>
      </w:pPr>
    </w:p>
    <w:p w14:paraId="24B28440" w14:textId="77777777" w:rsidR="00D02D70" w:rsidRDefault="00D02D70">
      <w:pPr>
        <w:tabs>
          <w:tab w:val="left" w:pos="6360"/>
        </w:tabs>
      </w:pPr>
    </w:p>
    <w:p w14:paraId="6F884FA8" w14:textId="77777777" w:rsidR="00D02D70" w:rsidRDefault="00D02D70">
      <w:pPr>
        <w:tabs>
          <w:tab w:val="left" w:pos="6360"/>
        </w:tabs>
      </w:pPr>
    </w:p>
    <w:p w14:paraId="5B64DA03" w14:textId="77777777" w:rsidR="00D02D70" w:rsidRDefault="00D02D70">
      <w:pPr>
        <w:tabs>
          <w:tab w:val="left" w:pos="6360"/>
        </w:tabs>
      </w:pPr>
    </w:p>
    <w:p w14:paraId="470C9A34" w14:textId="77777777" w:rsidR="00D02D70" w:rsidRDefault="00D02D70">
      <w:pPr>
        <w:tabs>
          <w:tab w:val="left" w:pos="6360"/>
        </w:tabs>
      </w:pPr>
    </w:p>
    <w:p w14:paraId="4984930F" w14:textId="77777777" w:rsidR="00D02D70" w:rsidRDefault="00D02D70">
      <w:pPr>
        <w:tabs>
          <w:tab w:val="left" w:pos="6360"/>
        </w:tabs>
      </w:pPr>
    </w:p>
    <w:p w14:paraId="7E0A7BF0" w14:textId="77777777" w:rsidR="00D02D70" w:rsidRDefault="00D02D70">
      <w:pPr>
        <w:tabs>
          <w:tab w:val="left" w:pos="6360"/>
        </w:tabs>
      </w:pPr>
    </w:p>
    <w:p w14:paraId="7341B00E" w14:textId="77777777" w:rsidR="00D02D70" w:rsidRDefault="00D02D70">
      <w:pPr>
        <w:tabs>
          <w:tab w:val="left" w:pos="6360"/>
        </w:tabs>
      </w:pPr>
    </w:p>
    <w:p w14:paraId="3A0BEB51" w14:textId="77777777" w:rsidR="00D02D70" w:rsidRDefault="00D02D70">
      <w:pPr>
        <w:tabs>
          <w:tab w:val="left" w:pos="6360"/>
        </w:tabs>
      </w:pPr>
    </w:p>
    <w:p w14:paraId="764F615B" w14:textId="77777777" w:rsidR="00D02D70" w:rsidRDefault="00D02D70">
      <w:pPr>
        <w:tabs>
          <w:tab w:val="left" w:pos="6360"/>
        </w:tabs>
      </w:pPr>
    </w:p>
    <w:p w14:paraId="5E56E594" w14:textId="77777777" w:rsidR="00D02D70" w:rsidRDefault="00D02D70">
      <w:pPr>
        <w:tabs>
          <w:tab w:val="left" w:pos="6360"/>
        </w:tabs>
      </w:pPr>
    </w:p>
    <w:p w14:paraId="46B252FB" w14:textId="77777777" w:rsidR="00D02D70" w:rsidRDefault="00D02D70">
      <w:pPr>
        <w:tabs>
          <w:tab w:val="left" w:pos="6360"/>
        </w:tabs>
      </w:pPr>
    </w:p>
    <w:p w14:paraId="42263675" w14:textId="77777777" w:rsidR="00D02D70" w:rsidRDefault="00D02D70">
      <w:pPr>
        <w:tabs>
          <w:tab w:val="left" w:pos="6360"/>
        </w:tabs>
      </w:pPr>
    </w:p>
    <w:p w14:paraId="4F040716" w14:textId="77777777" w:rsidR="00D02D70" w:rsidRDefault="00D02D70">
      <w:pPr>
        <w:tabs>
          <w:tab w:val="left" w:pos="6360"/>
        </w:tabs>
      </w:pPr>
    </w:p>
    <w:p w14:paraId="6890B600" w14:textId="77777777" w:rsidR="00D02D70" w:rsidRDefault="00D02D70">
      <w:pPr>
        <w:tabs>
          <w:tab w:val="left" w:pos="6360"/>
        </w:tabs>
      </w:pPr>
    </w:p>
    <w:p w14:paraId="12A30421" w14:textId="77777777" w:rsidR="00D02D70" w:rsidRDefault="00D02D70">
      <w:pPr>
        <w:tabs>
          <w:tab w:val="left" w:pos="6360"/>
        </w:tabs>
      </w:pPr>
    </w:p>
    <w:p w14:paraId="12E22F92" w14:textId="77777777" w:rsidR="00D02D70" w:rsidRDefault="00D02D70">
      <w:pPr>
        <w:tabs>
          <w:tab w:val="left" w:pos="6360"/>
        </w:tabs>
      </w:pPr>
    </w:p>
    <w:p w14:paraId="0A47B5C1" w14:textId="77777777" w:rsidR="00D02D70" w:rsidRDefault="00D02D70">
      <w:pPr>
        <w:tabs>
          <w:tab w:val="left" w:pos="6360"/>
        </w:tabs>
      </w:pPr>
    </w:p>
    <w:p w14:paraId="7C146C0D" w14:textId="77777777" w:rsidR="00D02D70" w:rsidRDefault="00D02D70">
      <w:pPr>
        <w:tabs>
          <w:tab w:val="left" w:pos="6360"/>
        </w:tabs>
      </w:pPr>
    </w:p>
    <w:p w14:paraId="36821EBE" w14:textId="29545D7B" w:rsidR="00D02D70" w:rsidRDefault="00D02D70">
      <w:pPr>
        <w:tabs>
          <w:tab w:val="left" w:pos="6360"/>
        </w:tabs>
      </w:pPr>
    </w:p>
    <w:p w14:paraId="2492EF95" w14:textId="33FDEDF0" w:rsidR="00E966F8" w:rsidRDefault="00E966F8">
      <w:pPr>
        <w:tabs>
          <w:tab w:val="left" w:pos="6360"/>
        </w:tabs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  <w:id w:val="-18410724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126A3E" w14:textId="5D66BB08" w:rsidR="00E966F8" w:rsidRDefault="00E966F8">
          <w:pPr>
            <w:pStyle w:val="TOCHeading"/>
          </w:pPr>
          <w:r>
            <w:t>Contents</w:t>
          </w:r>
        </w:p>
        <w:p w14:paraId="585612EA" w14:textId="77777777" w:rsidR="00615543" w:rsidRDefault="00E966F8">
          <w:pPr>
            <w:pStyle w:val="TOC1"/>
            <w:rPr>
              <w:ins w:id="0" w:author="user" w:date="2018-05-29T18:53:00Z"/>
              <w:b w:val="0"/>
              <w:noProof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" w:author="user" w:date="2018-05-29T18:53:00Z">
            <w:r w:rsidR="00615543" w:rsidRPr="00B929E7">
              <w:rPr>
                <w:rStyle w:val="Hyperlink"/>
                <w:noProof/>
              </w:rPr>
              <w:fldChar w:fldCharType="begin"/>
            </w:r>
            <w:r w:rsidR="00615543" w:rsidRPr="00B929E7">
              <w:rPr>
                <w:rStyle w:val="Hyperlink"/>
                <w:noProof/>
              </w:rPr>
              <w:instrText xml:space="preserve"> </w:instrText>
            </w:r>
            <w:r w:rsidR="00615543">
              <w:rPr>
                <w:noProof/>
              </w:rPr>
              <w:instrText>HYPERLINK \l "_Toc515383320"</w:instrText>
            </w:r>
            <w:r w:rsidR="00615543" w:rsidRPr="00B929E7">
              <w:rPr>
                <w:rStyle w:val="Hyperlink"/>
                <w:noProof/>
              </w:rPr>
              <w:instrText xml:space="preserve"> </w:instrText>
            </w:r>
            <w:r w:rsidR="00615543" w:rsidRPr="00B929E7">
              <w:rPr>
                <w:rStyle w:val="Hyperlink"/>
                <w:noProof/>
              </w:rPr>
            </w:r>
            <w:r w:rsidR="00615543" w:rsidRPr="00B929E7">
              <w:rPr>
                <w:rStyle w:val="Hyperlink"/>
                <w:noProof/>
              </w:rPr>
              <w:fldChar w:fldCharType="separate"/>
            </w:r>
            <w:r w:rsidR="00615543" w:rsidRPr="00B929E7">
              <w:rPr>
                <w:rStyle w:val="Hyperlink"/>
                <w:noProof/>
              </w:rPr>
              <w:t>1.</w:t>
            </w:r>
            <w:r w:rsidR="00615543">
              <w:rPr>
                <w:b w:val="0"/>
                <w:noProof/>
                <w:lang w:val="en-IN" w:eastAsia="en-IN" w:bidi="ar-SA"/>
              </w:rPr>
              <w:tab/>
            </w:r>
            <w:r w:rsidR="00615543" w:rsidRPr="00B929E7">
              <w:rPr>
                <w:rStyle w:val="Hyperlink"/>
                <w:noProof/>
              </w:rPr>
              <w:t>Introduction</w:t>
            </w:r>
            <w:r w:rsidR="00615543">
              <w:rPr>
                <w:noProof/>
                <w:webHidden/>
              </w:rPr>
              <w:tab/>
            </w:r>
            <w:r w:rsidR="00615543">
              <w:rPr>
                <w:noProof/>
                <w:webHidden/>
              </w:rPr>
              <w:fldChar w:fldCharType="begin"/>
            </w:r>
            <w:r w:rsidR="00615543">
              <w:rPr>
                <w:noProof/>
                <w:webHidden/>
              </w:rPr>
              <w:instrText xml:space="preserve"> PAGEREF _Toc515383320 \h </w:instrText>
            </w:r>
            <w:r w:rsidR="00615543">
              <w:rPr>
                <w:noProof/>
                <w:webHidden/>
              </w:rPr>
            </w:r>
          </w:ins>
          <w:r w:rsidR="00615543">
            <w:rPr>
              <w:noProof/>
              <w:webHidden/>
            </w:rPr>
            <w:fldChar w:fldCharType="separate"/>
          </w:r>
          <w:ins w:id="2" w:author="user" w:date="2018-05-29T18:53:00Z">
            <w:r w:rsidR="00615543">
              <w:rPr>
                <w:noProof/>
                <w:webHidden/>
              </w:rPr>
              <w:t>5</w:t>
            </w:r>
            <w:r w:rsidR="00615543">
              <w:rPr>
                <w:noProof/>
                <w:webHidden/>
              </w:rPr>
              <w:fldChar w:fldCharType="end"/>
            </w:r>
            <w:r w:rsidR="00615543" w:rsidRPr="00B929E7">
              <w:rPr>
                <w:rStyle w:val="Hyperlink"/>
                <w:noProof/>
              </w:rPr>
              <w:fldChar w:fldCharType="end"/>
            </w:r>
          </w:ins>
        </w:p>
        <w:p w14:paraId="79208028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3" w:author="user" w:date="2018-05-29T18:53:00Z"/>
              <w:noProof/>
              <w:lang w:val="en-IN" w:eastAsia="en-IN" w:bidi="ar-SA"/>
            </w:rPr>
          </w:pPr>
          <w:ins w:id="4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"_Toc515383321"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1.1.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About this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" w:author="user" w:date="2018-05-29T18:5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6EE186F9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6" w:author="user" w:date="2018-05-29T18:53:00Z"/>
              <w:noProof/>
              <w:lang w:val="en-IN" w:eastAsia="en-IN" w:bidi="ar-SA"/>
            </w:rPr>
          </w:pPr>
          <w:ins w:id="7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"_Toc515383322"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1.2.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About Mobiliya Fleet Management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user" w:date="2018-05-29T18:5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D03F5D1" w14:textId="77777777" w:rsidR="00615543" w:rsidRDefault="00615543">
          <w:pPr>
            <w:pStyle w:val="TOC1"/>
            <w:rPr>
              <w:ins w:id="9" w:author="user" w:date="2018-05-29T18:53:00Z"/>
              <w:b w:val="0"/>
              <w:noProof/>
              <w:lang w:val="en-IN" w:eastAsia="en-IN" w:bidi="ar-SA"/>
            </w:rPr>
          </w:pPr>
          <w:ins w:id="10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"_Toc515383323"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user" w:date="2018-05-29T18:53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BFA3A66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2" w:author="user" w:date="2018-05-29T18:53:00Z"/>
              <w:noProof/>
              <w:lang w:val="en-IN" w:eastAsia="en-IN" w:bidi="ar-SA"/>
            </w:rPr>
          </w:pPr>
          <w:ins w:id="13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"_Toc515383324"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2.1.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Mobile App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user" w:date="2018-05-29T18:53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99F5556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5" w:author="user" w:date="2018-05-29T18:53:00Z"/>
              <w:noProof/>
              <w:lang w:val="en-IN" w:eastAsia="en-IN" w:bidi="ar-SA"/>
            </w:rPr>
          </w:pPr>
          <w:ins w:id="16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"_Toc515383325"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2.2.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Cloud Application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user" w:date="2018-05-29T18:5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0099AEDF" w14:textId="77777777" w:rsidR="00615543" w:rsidRDefault="00615543">
          <w:pPr>
            <w:pStyle w:val="TOC1"/>
            <w:rPr>
              <w:ins w:id="18" w:author="user" w:date="2018-05-29T18:53:00Z"/>
              <w:b w:val="0"/>
              <w:noProof/>
              <w:lang w:val="en-IN" w:eastAsia="en-IN" w:bidi="ar-SA"/>
            </w:rPr>
          </w:pPr>
          <w:ins w:id="19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"_Toc515383326"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user" w:date="2018-05-29T18:53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22D64055" w14:textId="77777777" w:rsidR="00615543" w:rsidRDefault="00615543">
          <w:pPr>
            <w:pStyle w:val="TOC1"/>
            <w:rPr>
              <w:ins w:id="21" w:author="user" w:date="2018-05-29T18:53:00Z"/>
              <w:b w:val="0"/>
              <w:noProof/>
              <w:lang w:val="en-IN" w:eastAsia="en-IN" w:bidi="ar-SA"/>
            </w:rPr>
          </w:pPr>
          <w:ins w:id="22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"_Toc515383327"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  <w:lang w:val="en-IN"/>
              </w:rPr>
              <w:t>Deploying Resources using ARMTemplate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user" w:date="2018-05-29T18:5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106ED3E0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24" w:author="user" w:date="2018-05-29T18:53:00Z"/>
              <w:noProof/>
              <w:lang w:val="en-IN" w:eastAsia="en-IN" w:bidi="ar-SA"/>
            </w:rPr>
          </w:pPr>
          <w:ins w:id="25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"_Toc515383328"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4.1.1.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1: Clone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user" w:date="2018-05-29T18:5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06C2F2EF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27" w:author="user" w:date="2018-05-29T18:53:00Z"/>
              <w:noProof/>
              <w:lang w:val="en-IN" w:eastAsia="en-IN" w:bidi="ar-SA"/>
            </w:rPr>
          </w:pPr>
          <w:ins w:id="28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"_Toc515383329"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4.1.2.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2: Create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user" w:date="2018-05-29T18:5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FEE7FA4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30" w:author="user" w:date="2018-05-29T18:53:00Z"/>
              <w:noProof/>
              <w:lang w:val="en-IN" w:eastAsia="en-IN" w:bidi="ar-SA"/>
            </w:rPr>
          </w:pPr>
          <w:ins w:id="31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"_Toc515383330"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4.1.3.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3: Create Resources Using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user" w:date="2018-05-29T18:5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BA3C3B4" w14:textId="77777777" w:rsidR="00615543" w:rsidRDefault="00615543">
          <w:pPr>
            <w:pStyle w:val="TOC1"/>
            <w:rPr>
              <w:ins w:id="33" w:author="user" w:date="2018-05-29T18:53:00Z"/>
              <w:b w:val="0"/>
              <w:noProof/>
              <w:lang w:val="en-IN" w:eastAsia="en-IN" w:bidi="ar-SA"/>
            </w:rPr>
          </w:pPr>
          <w:ins w:id="34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"_Toc515383331"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5.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  <w:lang w:val="en-IN"/>
              </w:rPr>
              <w:t>Deployment of Backend Services on Azure: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user" w:date="2018-05-29T18:5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497C20E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36" w:author="user" w:date="2018-05-29T18:53:00Z"/>
              <w:noProof/>
              <w:lang w:val="en-IN" w:eastAsia="en-IN" w:bidi="ar-SA"/>
            </w:rPr>
          </w:pPr>
          <w:ins w:id="37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"_Toc515383332"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Pre-requisites: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user" w:date="2018-05-29T18:5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CFC820E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39" w:author="user" w:date="2018-05-29T18:53:00Z"/>
              <w:noProof/>
              <w:lang w:val="en-IN" w:eastAsia="en-IN" w:bidi="ar-SA"/>
            </w:rPr>
          </w:pPr>
          <w:ins w:id="40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"_Toc515383333"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1: Select Deployment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user" w:date="2018-05-29T18:5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E162D4C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42" w:author="user" w:date="2018-05-29T18:53:00Z"/>
              <w:noProof/>
              <w:lang w:val="en-IN" w:eastAsia="en-IN" w:bidi="ar-SA"/>
            </w:rPr>
          </w:pPr>
          <w:ins w:id="43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"_Toc515383334"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2: Set Deployment Source- Local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user" w:date="2018-05-29T18:5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13D4B120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45" w:author="user" w:date="2018-05-29T18:53:00Z"/>
              <w:noProof/>
              <w:lang w:val="en-IN" w:eastAsia="en-IN" w:bidi="ar-SA"/>
            </w:rPr>
          </w:pPr>
          <w:ins w:id="46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"_Toc515383335"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5.1.3.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3: Set Deployment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user" w:date="2018-05-29T18:5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619BDD68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48" w:author="user" w:date="2018-05-29T18:53:00Z"/>
              <w:noProof/>
              <w:lang w:val="en-IN" w:eastAsia="en-IN" w:bidi="ar-SA"/>
            </w:rPr>
          </w:pPr>
          <w:ins w:id="49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"_Toc515383336"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5.1.4.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4: Copy Git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user" w:date="2018-05-29T18:5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3389D53E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51" w:author="user" w:date="2018-05-29T18:53:00Z"/>
              <w:noProof/>
              <w:lang w:val="en-IN" w:eastAsia="en-IN" w:bidi="ar-SA"/>
            </w:rPr>
          </w:pPr>
          <w:ins w:id="52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"_Toc515383337"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5.1.5.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5: Repeat Steps For Other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user" w:date="2018-05-29T18:5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9C68C08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54" w:author="user" w:date="2018-05-29T18:53:00Z"/>
              <w:noProof/>
              <w:lang w:val="en-IN" w:eastAsia="en-IN" w:bidi="ar-SA"/>
            </w:rPr>
          </w:pPr>
          <w:ins w:id="55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"_Toc515383338"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5.1.6.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6: Deploy Actual Code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user" w:date="2018-05-29T18:5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60F6E6F2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57" w:author="user" w:date="2018-05-29T18:53:00Z"/>
              <w:noProof/>
              <w:lang w:val="en-IN" w:eastAsia="en-IN" w:bidi="ar-SA"/>
            </w:rPr>
          </w:pPr>
          <w:ins w:id="58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"_Toc515383339"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5.1.7.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7: Restart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user" w:date="2018-05-29T18:5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B06BC29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60" w:author="user" w:date="2018-05-29T18:53:00Z"/>
              <w:noProof/>
              <w:lang w:val="en-IN" w:eastAsia="en-IN" w:bidi="ar-SA"/>
            </w:rPr>
          </w:pPr>
          <w:ins w:id="61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"_Toc515383340"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5.1.8.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Step 8: Verify Service is 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user" w:date="2018-05-29T18:53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C6D6076" w14:textId="77777777" w:rsidR="00615543" w:rsidRDefault="00615543">
          <w:pPr>
            <w:pStyle w:val="TOC1"/>
            <w:rPr>
              <w:ins w:id="63" w:author="user" w:date="2018-05-29T18:53:00Z"/>
              <w:b w:val="0"/>
              <w:noProof/>
              <w:lang w:val="en-IN" w:eastAsia="en-IN" w:bidi="ar-SA"/>
            </w:rPr>
          </w:pPr>
          <w:ins w:id="64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"_Toc515383341"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6.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Deployment of Web Portal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user" w:date="2018-05-29T18:5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1B1A7A8B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66" w:author="user" w:date="2018-05-29T18:53:00Z"/>
              <w:noProof/>
              <w:lang w:val="en-IN" w:eastAsia="en-IN" w:bidi="ar-SA"/>
            </w:rPr>
          </w:pPr>
          <w:ins w:id="67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"_Toc515383342"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Setup and Configuration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user" w:date="2018-05-29T18:5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61DBDAA5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69" w:author="user" w:date="2018-05-29T18:53:00Z"/>
              <w:noProof/>
              <w:lang w:val="en-IN" w:eastAsia="en-IN" w:bidi="ar-SA"/>
            </w:rPr>
          </w:pPr>
          <w:ins w:id="70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"_Toc515383343"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6.1.1.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user" w:date="2018-05-29T18:5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A5FD5F7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72" w:author="user" w:date="2018-05-29T18:53:00Z"/>
              <w:noProof/>
              <w:lang w:val="en-IN" w:eastAsia="en-IN" w:bidi="ar-SA"/>
            </w:rPr>
          </w:pPr>
          <w:ins w:id="73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"_Toc515383344"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6.1.2.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Clone the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user" w:date="2018-05-29T18:5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9A03F64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75" w:author="user" w:date="2018-05-29T18:53:00Z"/>
              <w:noProof/>
              <w:lang w:val="en-IN" w:eastAsia="en-IN" w:bidi="ar-SA"/>
            </w:rPr>
          </w:pPr>
          <w:ins w:id="76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"_Toc515383345"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6.1.3.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Environment/config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user" w:date="2018-05-29T18:5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3ACD749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78" w:author="user" w:date="2018-05-29T18:53:00Z"/>
              <w:noProof/>
              <w:lang w:val="en-IN" w:eastAsia="en-IN" w:bidi="ar-SA"/>
            </w:rPr>
          </w:pPr>
          <w:ins w:id="79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"_Toc515383346"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6.1.4.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Build and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user" w:date="2018-05-29T18:5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8CC044E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81" w:author="user" w:date="2018-05-29T18:53:00Z"/>
              <w:noProof/>
              <w:lang w:val="en-IN" w:eastAsia="en-IN" w:bidi="ar-SA"/>
            </w:rPr>
          </w:pPr>
          <w:ins w:id="82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"_Toc515383347"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6.1.5.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Deploy: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user" w:date="2018-05-29T18:53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5CDF6AE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84" w:author="user" w:date="2018-05-29T18:53:00Z"/>
              <w:noProof/>
              <w:lang w:val="en-IN" w:eastAsia="en-IN" w:bidi="ar-SA"/>
            </w:rPr>
          </w:pPr>
          <w:ins w:id="85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"_Toc515383348"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Tenant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user" w:date="2018-05-29T18:53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97D62F3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87" w:author="user" w:date="2018-05-29T18:53:00Z"/>
              <w:noProof/>
              <w:lang w:val="en-IN" w:eastAsia="en-IN" w:bidi="ar-SA"/>
            </w:rPr>
          </w:pPr>
          <w:ins w:id="88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"_Toc515383349"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user" w:date="2018-05-29T18:53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3A49FA24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90" w:author="user" w:date="2018-05-29T18:53:00Z"/>
              <w:noProof/>
              <w:lang w:val="en-IN" w:eastAsia="en-IN" w:bidi="ar-SA"/>
            </w:rPr>
          </w:pPr>
          <w:ins w:id="91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"_Toc515383350"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user" w:date="2018-05-29T18:5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30E0634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93" w:author="user" w:date="2018-05-29T18:53:00Z"/>
              <w:noProof/>
              <w:lang w:val="en-IN" w:eastAsia="en-IN" w:bidi="ar-SA"/>
            </w:rPr>
          </w:pPr>
          <w:ins w:id="94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"_Toc515383351"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6.2.3.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Fleet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user" w:date="2018-05-29T18:5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0C10CB8A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96" w:author="user" w:date="2018-05-29T18:53:00Z"/>
              <w:noProof/>
              <w:lang w:val="en-IN" w:eastAsia="en-IN" w:bidi="ar-SA"/>
            </w:rPr>
          </w:pPr>
          <w:ins w:id="97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"_Toc515383352"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6.2.4.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user" w:date="2018-05-29T18:53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B5D2E04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99" w:author="user" w:date="2018-05-29T18:53:00Z"/>
              <w:noProof/>
              <w:lang w:val="en-IN" w:eastAsia="en-IN" w:bidi="ar-SA"/>
            </w:rPr>
          </w:pPr>
          <w:ins w:id="100" w:author="user" w:date="2018-05-29T18:53:00Z">
            <w:r w:rsidRPr="00B929E7">
              <w:rPr>
                <w:rStyle w:val="Hyperlink"/>
                <w:noProof/>
              </w:rPr>
              <w:lastRenderedPageBreak/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"_Toc515383353"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6.2.5.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user" w:date="2018-05-29T18:53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40BB5B32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102" w:author="user" w:date="2018-05-29T18:53:00Z"/>
              <w:noProof/>
              <w:lang w:val="en-IN" w:eastAsia="en-IN" w:bidi="ar-SA"/>
            </w:rPr>
          </w:pPr>
          <w:ins w:id="103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"_Toc515383354"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6.2.6.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4" w:author="user" w:date="2018-05-29T18:53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6EA65DDC" w14:textId="77777777" w:rsidR="00615543" w:rsidRDefault="00615543">
          <w:pPr>
            <w:pStyle w:val="TOC2"/>
            <w:tabs>
              <w:tab w:val="left" w:pos="1100"/>
              <w:tab w:val="right" w:leader="dot" w:pos="9016"/>
            </w:tabs>
            <w:rPr>
              <w:ins w:id="105" w:author="user" w:date="2018-05-29T18:53:00Z"/>
              <w:noProof/>
              <w:lang w:val="en-IN" w:eastAsia="en-IN" w:bidi="ar-SA"/>
            </w:rPr>
          </w:pPr>
          <w:ins w:id="106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"_Toc515383355"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6.2.7.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7" w:author="user" w:date="2018-05-29T18:53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7F6BB2CF" w14:textId="77777777" w:rsidR="00615543" w:rsidRDefault="00615543">
          <w:pPr>
            <w:pStyle w:val="TOC1"/>
            <w:rPr>
              <w:ins w:id="108" w:author="user" w:date="2018-05-29T18:53:00Z"/>
              <w:b w:val="0"/>
              <w:noProof/>
              <w:lang w:val="en-IN" w:eastAsia="en-IN" w:bidi="ar-SA"/>
            </w:rPr>
          </w:pPr>
          <w:ins w:id="109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"_Toc515383356"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noProof/>
              </w:rPr>
              <w:t>7.</w:t>
            </w:r>
            <w:r>
              <w:rPr>
                <w:b w:val="0"/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noProof/>
              </w:rPr>
              <w:t>Android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0" w:author="user" w:date="2018-05-29T18:5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61B7B2FF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11" w:author="user" w:date="2018-05-29T18:53:00Z"/>
              <w:noProof/>
              <w:lang w:val="en-IN" w:eastAsia="en-IN" w:bidi="ar-SA"/>
            </w:rPr>
          </w:pPr>
          <w:ins w:id="112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"_Toc515383357"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7.1.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3" w:author="user" w:date="2018-05-29T18:5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F5ACDF5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14" w:author="user" w:date="2018-05-29T18:53:00Z"/>
              <w:noProof/>
              <w:lang w:val="en-IN" w:eastAsia="en-IN" w:bidi="ar-SA"/>
            </w:rPr>
          </w:pPr>
          <w:ins w:id="115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"_Toc515383358"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7.2.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Configuration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6" w:author="user" w:date="2018-05-29T18:5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399C0A5E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17" w:author="user" w:date="2018-05-29T18:53:00Z"/>
              <w:noProof/>
              <w:lang w:val="en-IN" w:eastAsia="en-IN" w:bidi="ar-SA"/>
            </w:rPr>
          </w:pPr>
          <w:ins w:id="118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"_Toc515383359"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7.3.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Driver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9" w:author="user" w:date="2018-05-29T18:53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3246943D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20" w:author="user" w:date="2018-05-29T18:53:00Z"/>
              <w:noProof/>
              <w:lang w:val="en-IN" w:eastAsia="en-IN" w:bidi="ar-SA"/>
            </w:rPr>
          </w:pPr>
          <w:ins w:id="121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"_Toc515383360"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7.4.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2" w:author="user" w:date="2018-05-29T18:53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58B1A4B3" w14:textId="77777777" w:rsidR="00615543" w:rsidRDefault="00615543">
          <w:pPr>
            <w:pStyle w:val="TOC2"/>
            <w:tabs>
              <w:tab w:val="left" w:pos="880"/>
              <w:tab w:val="right" w:leader="dot" w:pos="9016"/>
            </w:tabs>
            <w:rPr>
              <w:ins w:id="123" w:author="user" w:date="2018-05-29T18:53:00Z"/>
              <w:noProof/>
              <w:lang w:val="en-IN" w:eastAsia="en-IN" w:bidi="ar-SA"/>
            </w:rPr>
          </w:pPr>
          <w:ins w:id="124" w:author="user" w:date="2018-05-29T18:53:00Z">
            <w:r w:rsidRPr="00B929E7">
              <w:rPr>
                <w:rStyle w:val="Hyperlink"/>
                <w:noProof/>
              </w:rPr>
              <w:fldChar w:fldCharType="begin"/>
            </w:r>
            <w:r w:rsidRPr="00B929E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"_Toc515383361"</w:instrText>
            </w:r>
            <w:r w:rsidRPr="00B929E7">
              <w:rPr>
                <w:rStyle w:val="Hyperlink"/>
                <w:noProof/>
              </w:rPr>
              <w:instrText xml:space="preserve"> </w:instrText>
            </w:r>
            <w:r w:rsidRPr="00B929E7">
              <w:rPr>
                <w:rStyle w:val="Hyperlink"/>
                <w:noProof/>
              </w:rPr>
            </w:r>
            <w:r w:rsidRPr="00B929E7">
              <w:rPr>
                <w:rStyle w:val="Hyperlink"/>
                <w:noProof/>
              </w:rPr>
              <w:fldChar w:fldCharType="separate"/>
            </w:r>
            <w:r w:rsidRPr="00B929E7">
              <w:rPr>
                <w:rStyle w:val="Hyperlink"/>
                <w:rFonts w:cstheme="minorHAnsi"/>
                <w:noProof/>
              </w:rPr>
              <w:t>7.5.</w:t>
            </w:r>
            <w:r>
              <w:rPr>
                <w:noProof/>
                <w:lang w:val="en-IN" w:eastAsia="en-IN" w:bidi="ar-SA"/>
              </w:rPr>
              <w:tab/>
            </w:r>
            <w:r w:rsidRPr="00B929E7">
              <w:rPr>
                <w:rStyle w:val="Hyperlink"/>
                <w:rFonts w:cstheme="minorHAnsi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_Toc515383361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5" w:author="user" w:date="2018-05-29T18:53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B929E7">
              <w:rPr>
                <w:rStyle w:val="Hyperlink"/>
                <w:noProof/>
              </w:rPr>
              <w:fldChar w:fldCharType="end"/>
            </w:r>
          </w:ins>
        </w:p>
        <w:p w14:paraId="2A30D7FA" w14:textId="1A69D47C" w:rsidR="00031052" w:rsidDel="00E0779E" w:rsidRDefault="00031052">
          <w:pPr>
            <w:pStyle w:val="TOC1"/>
            <w:rPr>
              <w:del w:id="126" w:author="user" w:date="2018-05-29T17:48:00Z"/>
              <w:b w:val="0"/>
              <w:noProof/>
              <w:lang w:val="en-IN" w:eastAsia="en-IN" w:bidi="ar-SA"/>
            </w:rPr>
          </w:pPr>
          <w:del w:id="127" w:author="user" w:date="2018-05-29T17:48:00Z">
            <w:r w:rsidRPr="00E0779E" w:rsidDel="00E0779E">
              <w:rPr>
                <w:noProof/>
                <w:rPrChange w:id="128" w:author="user" w:date="2018-05-29T17:48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29" w:author="user" w:date="2018-05-29T17:48:00Z">
                  <w:rPr>
                    <w:rStyle w:val="Hyperlink"/>
                    <w:noProof/>
                  </w:rPr>
                </w:rPrChange>
              </w:rPr>
              <w:delText>Introduction</w:delText>
            </w:r>
            <w:r w:rsidDel="00E0779E">
              <w:rPr>
                <w:noProof/>
                <w:webHidden/>
              </w:rPr>
              <w:tab/>
              <w:delText>5</w:delText>
            </w:r>
          </w:del>
        </w:p>
        <w:p w14:paraId="2EDA4FDD" w14:textId="67818937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130" w:author="user" w:date="2018-05-29T17:48:00Z"/>
              <w:noProof/>
              <w:lang w:val="en-IN" w:eastAsia="en-IN" w:bidi="ar-SA"/>
            </w:rPr>
          </w:pPr>
          <w:del w:id="131" w:author="user" w:date="2018-05-29T17:48:00Z">
            <w:r w:rsidRPr="00E0779E" w:rsidDel="00E0779E">
              <w:rPr>
                <w:noProof/>
                <w:rPrChange w:id="132" w:author="user" w:date="2018-05-29T17:48:00Z">
                  <w:rPr>
                    <w:rStyle w:val="Hyperlink"/>
                    <w:noProof/>
                  </w:rPr>
                </w:rPrChange>
              </w:rPr>
              <w:delText>1.1.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33" w:author="user" w:date="2018-05-29T17:48:00Z">
                  <w:rPr>
                    <w:rStyle w:val="Hyperlink"/>
                    <w:noProof/>
                  </w:rPr>
                </w:rPrChange>
              </w:rPr>
              <w:delText>About this Guide</w:delText>
            </w:r>
            <w:r w:rsidDel="00E0779E">
              <w:rPr>
                <w:noProof/>
                <w:webHidden/>
              </w:rPr>
              <w:tab/>
              <w:delText>5</w:delText>
            </w:r>
          </w:del>
        </w:p>
        <w:p w14:paraId="0836940D" w14:textId="40652685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134" w:author="user" w:date="2018-05-29T17:48:00Z"/>
              <w:noProof/>
              <w:lang w:val="en-IN" w:eastAsia="en-IN" w:bidi="ar-SA"/>
            </w:rPr>
          </w:pPr>
          <w:del w:id="135" w:author="user" w:date="2018-05-29T17:48:00Z">
            <w:r w:rsidRPr="00E0779E" w:rsidDel="00E0779E">
              <w:rPr>
                <w:noProof/>
                <w:rPrChange w:id="136" w:author="user" w:date="2018-05-29T17:48:00Z">
                  <w:rPr>
                    <w:rStyle w:val="Hyperlink"/>
                    <w:noProof/>
                  </w:rPr>
                </w:rPrChange>
              </w:rPr>
              <w:delText>1.2.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37" w:author="user" w:date="2018-05-29T17:48:00Z">
                  <w:rPr>
                    <w:rStyle w:val="Hyperlink"/>
                    <w:noProof/>
                  </w:rPr>
                </w:rPrChange>
              </w:rPr>
              <w:delText>About Mobiliya Fleet Management Solution</w:delText>
            </w:r>
            <w:r w:rsidDel="00E0779E">
              <w:rPr>
                <w:noProof/>
                <w:webHidden/>
              </w:rPr>
              <w:tab/>
              <w:delText>5</w:delText>
            </w:r>
          </w:del>
        </w:p>
        <w:p w14:paraId="30DA6421" w14:textId="7F5274A0" w:rsidR="00031052" w:rsidDel="00E0779E" w:rsidRDefault="00031052">
          <w:pPr>
            <w:pStyle w:val="TOC1"/>
            <w:rPr>
              <w:del w:id="138" w:author="user" w:date="2018-05-29T17:48:00Z"/>
              <w:b w:val="0"/>
              <w:noProof/>
              <w:lang w:val="en-IN" w:eastAsia="en-IN" w:bidi="ar-SA"/>
            </w:rPr>
          </w:pPr>
          <w:del w:id="139" w:author="user" w:date="2018-05-29T17:48:00Z">
            <w:r w:rsidRPr="00E0779E" w:rsidDel="00E0779E">
              <w:rPr>
                <w:noProof/>
                <w:rPrChange w:id="140" w:author="user" w:date="2018-05-29T17:48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41" w:author="user" w:date="2018-05-29T17:48:00Z">
                  <w:rPr>
                    <w:rStyle w:val="Hyperlink"/>
                    <w:noProof/>
                  </w:rPr>
                </w:rPrChange>
              </w:rPr>
              <w:delText>System Architecture</w:delText>
            </w:r>
            <w:r w:rsidDel="00E0779E">
              <w:rPr>
                <w:noProof/>
                <w:webHidden/>
              </w:rPr>
              <w:tab/>
              <w:delText>6</w:delText>
            </w:r>
          </w:del>
        </w:p>
        <w:p w14:paraId="454022AD" w14:textId="33C3FE91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142" w:author="user" w:date="2018-05-29T17:48:00Z"/>
              <w:noProof/>
              <w:lang w:val="en-IN" w:eastAsia="en-IN" w:bidi="ar-SA"/>
            </w:rPr>
          </w:pPr>
          <w:del w:id="143" w:author="user" w:date="2018-05-29T17:48:00Z">
            <w:r w:rsidRPr="00E0779E" w:rsidDel="00E0779E">
              <w:rPr>
                <w:noProof/>
                <w:rPrChange w:id="144" w:author="user" w:date="2018-05-29T17:48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45" w:author="user" w:date="2018-05-29T17:48:00Z">
                  <w:rPr>
                    <w:rStyle w:val="Hyperlink"/>
                    <w:noProof/>
                  </w:rPr>
                </w:rPrChange>
              </w:rPr>
              <w:delText>Mobile App Components</w:delText>
            </w:r>
            <w:r w:rsidDel="00E0779E">
              <w:rPr>
                <w:noProof/>
                <w:webHidden/>
              </w:rPr>
              <w:tab/>
              <w:delText>6</w:delText>
            </w:r>
          </w:del>
        </w:p>
        <w:p w14:paraId="487F14C6" w14:textId="1D3E53F3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146" w:author="user" w:date="2018-05-29T17:48:00Z"/>
              <w:noProof/>
              <w:lang w:val="en-IN" w:eastAsia="en-IN" w:bidi="ar-SA"/>
            </w:rPr>
          </w:pPr>
          <w:del w:id="147" w:author="user" w:date="2018-05-29T17:48:00Z">
            <w:r w:rsidRPr="00E0779E" w:rsidDel="00E0779E">
              <w:rPr>
                <w:noProof/>
                <w:rPrChange w:id="148" w:author="user" w:date="2018-05-29T17:48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49" w:author="user" w:date="2018-05-29T17:48:00Z">
                  <w:rPr>
                    <w:rStyle w:val="Hyperlink"/>
                    <w:noProof/>
                  </w:rPr>
                </w:rPrChange>
              </w:rPr>
              <w:delText>Cloud Application Components</w:delText>
            </w:r>
            <w:r w:rsidDel="00E0779E">
              <w:rPr>
                <w:noProof/>
                <w:webHidden/>
              </w:rPr>
              <w:tab/>
              <w:delText>8</w:delText>
            </w:r>
          </w:del>
        </w:p>
        <w:p w14:paraId="4E4CC62C" w14:textId="665A753B" w:rsidR="00031052" w:rsidDel="00E0779E" w:rsidRDefault="00031052">
          <w:pPr>
            <w:pStyle w:val="TOC1"/>
            <w:rPr>
              <w:del w:id="150" w:author="user" w:date="2018-05-29T17:48:00Z"/>
              <w:b w:val="0"/>
              <w:noProof/>
              <w:lang w:val="en-IN" w:eastAsia="en-IN" w:bidi="ar-SA"/>
            </w:rPr>
          </w:pPr>
          <w:del w:id="151" w:author="user" w:date="2018-05-29T17:48:00Z">
            <w:r w:rsidRPr="00E0779E" w:rsidDel="00E0779E">
              <w:rPr>
                <w:noProof/>
                <w:rPrChange w:id="152" w:author="user" w:date="2018-05-29T17:48:00Z">
                  <w:rPr>
                    <w:rStyle w:val="Hyperlink"/>
                    <w:noProof/>
                  </w:rPr>
                </w:rPrChange>
              </w:rPr>
              <w:delText>3.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153" w:author="user" w:date="2018-05-29T17:48:00Z">
                  <w:rPr>
                    <w:rStyle w:val="Hyperlink"/>
                    <w:noProof/>
                  </w:rPr>
                </w:rPrChange>
              </w:rPr>
              <w:delText>Intended Audience</w:delText>
            </w:r>
            <w:r w:rsidDel="00E0779E">
              <w:rPr>
                <w:noProof/>
                <w:webHidden/>
              </w:rPr>
              <w:tab/>
              <w:delText>9</w:delText>
            </w:r>
          </w:del>
        </w:p>
        <w:p w14:paraId="725B6271" w14:textId="54C654CB" w:rsidR="00031052" w:rsidDel="00E0779E" w:rsidRDefault="00031052">
          <w:pPr>
            <w:pStyle w:val="TOC1"/>
            <w:rPr>
              <w:del w:id="154" w:author="user" w:date="2018-05-29T17:48:00Z"/>
              <w:b w:val="0"/>
              <w:noProof/>
              <w:lang w:val="en-IN" w:eastAsia="en-IN" w:bidi="ar-SA"/>
            </w:rPr>
          </w:pPr>
          <w:del w:id="155" w:author="user" w:date="2018-05-29T17:48:00Z">
            <w:r w:rsidRPr="00E0779E" w:rsidDel="00E0779E">
              <w:rPr>
                <w:noProof/>
                <w:rPrChange w:id="156" w:author="user" w:date="2018-05-29T17:48:00Z">
                  <w:rPr>
                    <w:rStyle w:val="Hyperlink"/>
                    <w:noProof/>
                  </w:rPr>
                </w:rPrChange>
              </w:rPr>
              <w:delText>4.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lang w:val="en-IN"/>
                <w:rPrChange w:id="157" w:author="user" w:date="2018-05-29T17:48:00Z">
                  <w:rPr>
                    <w:rStyle w:val="Hyperlink"/>
                    <w:noProof/>
                    <w:lang w:val="en-IN"/>
                  </w:rPr>
                </w:rPrChange>
              </w:rPr>
              <w:delText>Deploying Resources using ARMTemplate on Azure</w:delText>
            </w:r>
            <w:r w:rsidDel="00E0779E">
              <w:rPr>
                <w:noProof/>
                <w:webHidden/>
              </w:rPr>
              <w:tab/>
              <w:delText>10</w:delText>
            </w:r>
          </w:del>
        </w:p>
        <w:p w14:paraId="36DC8ECC" w14:textId="7310C60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58" w:author="user" w:date="2018-05-29T17:48:00Z"/>
              <w:noProof/>
              <w:lang w:val="en-IN" w:eastAsia="en-IN" w:bidi="ar-SA"/>
            </w:rPr>
          </w:pPr>
          <w:del w:id="159" w:author="user" w:date="2018-05-29T17:48:00Z">
            <w:r w:rsidRPr="00E0779E" w:rsidDel="00E0779E">
              <w:rPr>
                <w:rFonts w:cstheme="minorHAnsi"/>
                <w:noProof/>
                <w:rPrChange w:id="16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4.1.1.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6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1</w:delText>
            </w:r>
            <w:r w:rsidDel="00E0779E">
              <w:rPr>
                <w:noProof/>
                <w:webHidden/>
              </w:rPr>
              <w:tab/>
              <w:delText>10</w:delText>
            </w:r>
          </w:del>
        </w:p>
        <w:p w14:paraId="465F0ACA" w14:textId="110F09A4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62" w:author="user" w:date="2018-05-29T17:48:00Z"/>
              <w:noProof/>
              <w:lang w:val="en-IN" w:eastAsia="en-IN" w:bidi="ar-SA"/>
            </w:rPr>
          </w:pPr>
          <w:del w:id="163" w:author="user" w:date="2018-05-29T17:48:00Z">
            <w:r w:rsidRPr="00E0779E" w:rsidDel="00E0779E">
              <w:rPr>
                <w:rFonts w:cstheme="minorHAnsi"/>
                <w:noProof/>
                <w:rPrChange w:id="16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4.1.2.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6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2</w:delText>
            </w:r>
            <w:r w:rsidDel="00E0779E">
              <w:rPr>
                <w:noProof/>
                <w:webHidden/>
              </w:rPr>
              <w:tab/>
              <w:delText>10</w:delText>
            </w:r>
          </w:del>
        </w:p>
        <w:p w14:paraId="472DC9B0" w14:textId="29EA614C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66" w:author="user" w:date="2018-05-29T17:48:00Z"/>
              <w:noProof/>
              <w:lang w:val="en-IN" w:eastAsia="en-IN" w:bidi="ar-SA"/>
            </w:rPr>
          </w:pPr>
          <w:del w:id="167" w:author="user" w:date="2018-05-29T17:48:00Z">
            <w:r w:rsidRPr="00E0779E" w:rsidDel="00E0779E">
              <w:rPr>
                <w:rFonts w:cstheme="minorHAnsi"/>
                <w:noProof/>
                <w:rPrChange w:id="16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4.1.3.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6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3</w:delText>
            </w:r>
            <w:r w:rsidDel="00E0779E">
              <w:rPr>
                <w:noProof/>
                <w:webHidden/>
              </w:rPr>
              <w:tab/>
              <w:delText>11</w:delText>
            </w:r>
          </w:del>
        </w:p>
        <w:p w14:paraId="429F4AC4" w14:textId="4BE59312" w:rsidR="00031052" w:rsidDel="00E0779E" w:rsidRDefault="00031052">
          <w:pPr>
            <w:pStyle w:val="TOC1"/>
            <w:rPr>
              <w:del w:id="170" w:author="user" w:date="2018-05-29T17:48:00Z"/>
              <w:b w:val="0"/>
              <w:noProof/>
              <w:lang w:val="en-IN" w:eastAsia="en-IN" w:bidi="ar-SA"/>
            </w:rPr>
          </w:pPr>
          <w:del w:id="171" w:author="user" w:date="2018-05-29T17:48:00Z">
            <w:r w:rsidRPr="00E0779E" w:rsidDel="00E0779E">
              <w:rPr>
                <w:noProof/>
                <w:rPrChange w:id="172" w:author="user" w:date="2018-05-29T17:48:00Z">
                  <w:rPr>
                    <w:rStyle w:val="Hyperlink"/>
                    <w:noProof/>
                  </w:rPr>
                </w:rPrChange>
              </w:rPr>
              <w:delText>5.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lang w:val="en-IN"/>
                <w:rPrChange w:id="173" w:author="user" w:date="2018-05-29T17:48:00Z">
                  <w:rPr>
                    <w:rStyle w:val="Hyperlink"/>
                    <w:noProof/>
                    <w:lang w:val="en-IN"/>
                  </w:rPr>
                </w:rPrChange>
              </w:rPr>
              <w:delText>Deployment of Backend Services on Azure:</w:delText>
            </w:r>
            <w:r w:rsidDel="00E0779E">
              <w:rPr>
                <w:noProof/>
                <w:webHidden/>
              </w:rPr>
              <w:tab/>
              <w:delText>14</w:delText>
            </w:r>
          </w:del>
        </w:p>
        <w:p w14:paraId="74041545" w14:textId="6D0768EF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174" w:author="user" w:date="2018-05-29T17:48:00Z"/>
              <w:noProof/>
              <w:lang w:val="en-IN" w:eastAsia="en-IN" w:bidi="ar-SA"/>
            </w:rPr>
          </w:pPr>
          <w:del w:id="175" w:author="user" w:date="2018-05-29T17:48:00Z">
            <w:r w:rsidRPr="00E0779E" w:rsidDel="00E0779E">
              <w:rPr>
                <w:rFonts w:cstheme="minorHAnsi"/>
                <w:noProof/>
                <w:rPrChange w:id="176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77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Pre-requisites:</w:delText>
            </w:r>
            <w:r w:rsidDel="00E0779E">
              <w:rPr>
                <w:noProof/>
                <w:webHidden/>
              </w:rPr>
              <w:tab/>
              <w:delText>14</w:delText>
            </w:r>
          </w:del>
        </w:p>
        <w:p w14:paraId="5BB0F0A0" w14:textId="6C9C075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78" w:author="user" w:date="2018-05-29T17:48:00Z"/>
              <w:noProof/>
              <w:lang w:val="en-IN" w:eastAsia="en-IN" w:bidi="ar-SA"/>
            </w:rPr>
          </w:pPr>
          <w:del w:id="179" w:author="user" w:date="2018-05-29T17:48:00Z">
            <w:r w:rsidRPr="00E0779E" w:rsidDel="00E0779E">
              <w:rPr>
                <w:rFonts w:cstheme="minorHAnsi"/>
                <w:noProof/>
                <w:rPrChange w:id="18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8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1</w:delText>
            </w:r>
            <w:r w:rsidDel="00E0779E">
              <w:rPr>
                <w:noProof/>
                <w:webHidden/>
              </w:rPr>
              <w:tab/>
              <w:delText>14</w:delText>
            </w:r>
          </w:del>
        </w:p>
        <w:p w14:paraId="2E0C0E01" w14:textId="60C76806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82" w:author="user" w:date="2018-05-29T17:48:00Z"/>
              <w:noProof/>
              <w:lang w:val="en-IN" w:eastAsia="en-IN" w:bidi="ar-SA"/>
            </w:rPr>
          </w:pPr>
          <w:del w:id="183" w:author="user" w:date="2018-05-29T17:48:00Z">
            <w:r w:rsidRPr="00E0779E" w:rsidDel="00E0779E">
              <w:rPr>
                <w:rFonts w:cstheme="minorHAnsi"/>
                <w:noProof/>
                <w:rPrChange w:id="18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8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2</w:delText>
            </w:r>
            <w:r w:rsidDel="00E0779E">
              <w:rPr>
                <w:noProof/>
                <w:webHidden/>
              </w:rPr>
              <w:tab/>
              <w:delText>15</w:delText>
            </w:r>
          </w:del>
        </w:p>
        <w:p w14:paraId="1F821B13" w14:textId="1ED071F9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86" w:author="user" w:date="2018-05-29T17:48:00Z"/>
              <w:noProof/>
              <w:lang w:val="en-IN" w:eastAsia="en-IN" w:bidi="ar-SA"/>
            </w:rPr>
          </w:pPr>
          <w:del w:id="187" w:author="user" w:date="2018-05-29T17:48:00Z">
            <w:r w:rsidRPr="00E0779E" w:rsidDel="00E0779E">
              <w:rPr>
                <w:rFonts w:cstheme="minorHAnsi"/>
                <w:noProof/>
                <w:rPrChange w:id="18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8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3</w:delText>
            </w:r>
            <w:r w:rsidDel="00E0779E">
              <w:rPr>
                <w:noProof/>
                <w:webHidden/>
              </w:rPr>
              <w:tab/>
              <w:delText>16</w:delText>
            </w:r>
          </w:del>
        </w:p>
        <w:p w14:paraId="5D557228" w14:textId="3377FF46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90" w:author="user" w:date="2018-05-29T17:48:00Z"/>
              <w:noProof/>
              <w:lang w:val="en-IN" w:eastAsia="en-IN" w:bidi="ar-SA"/>
            </w:rPr>
          </w:pPr>
          <w:del w:id="191" w:author="user" w:date="2018-05-29T17:48:00Z">
            <w:r w:rsidRPr="00E0779E" w:rsidDel="00E0779E">
              <w:rPr>
                <w:rFonts w:cstheme="minorHAnsi"/>
                <w:noProof/>
                <w:rPrChange w:id="192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5.1.4.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93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4</w:delText>
            </w:r>
            <w:r w:rsidDel="00E0779E">
              <w:rPr>
                <w:noProof/>
                <w:webHidden/>
              </w:rPr>
              <w:tab/>
              <w:delText>16</w:delText>
            </w:r>
          </w:del>
        </w:p>
        <w:p w14:paraId="32094299" w14:textId="7ED2025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94" w:author="user" w:date="2018-05-29T17:48:00Z"/>
              <w:noProof/>
              <w:lang w:val="en-IN" w:eastAsia="en-IN" w:bidi="ar-SA"/>
            </w:rPr>
          </w:pPr>
          <w:del w:id="195" w:author="user" w:date="2018-05-29T17:48:00Z">
            <w:r w:rsidRPr="00E0779E" w:rsidDel="00E0779E">
              <w:rPr>
                <w:rFonts w:cstheme="minorHAnsi"/>
                <w:noProof/>
                <w:rPrChange w:id="196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5.1.5.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197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5</w:delText>
            </w:r>
            <w:r w:rsidDel="00E0779E">
              <w:rPr>
                <w:noProof/>
                <w:webHidden/>
              </w:rPr>
              <w:tab/>
              <w:delText>17</w:delText>
            </w:r>
          </w:del>
        </w:p>
        <w:p w14:paraId="284CA7CC" w14:textId="0DB2C9F5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198" w:author="user" w:date="2018-05-29T17:48:00Z"/>
              <w:noProof/>
              <w:lang w:val="en-IN" w:eastAsia="en-IN" w:bidi="ar-SA"/>
            </w:rPr>
          </w:pPr>
          <w:del w:id="199" w:author="user" w:date="2018-05-29T17:48:00Z">
            <w:r w:rsidRPr="00E0779E" w:rsidDel="00E0779E">
              <w:rPr>
                <w:rFonts w:cstheme="minorHAnsi"/>
                <w:noProof/>
                <w:rPrChange w:id="20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5.1.6.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0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6</w:delText>
            </w:r>
            <w:r w:rsidDel="00E0779E">
              <w:rPr>
                <w:noProof/>
                <w:webHidden/>
              </w:rPr>
              <w:tab/>
              <w:delText>17</w:delText>
            </w:r>
          </w:del>
        </w:p>
        <w:p w14:paraId="1FCE0A23" w14:textId="12F9B6B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02" w:author="user" w:date="2018-05-29T17:48:00Z"/>
              <w:noProof/>
              <w:lang w:val="en-IN" w:eastAsia="en-IN" w:bidi="ar-SA"/>
            </w:rPr>
          </w:pPr>
          <w:del w:id="203" w:author="user" w:date="2018-05-29T17:48:00Z">
            <w:r w:rsidRPr="00E0779E" w:rsidDel="00E0779E">
              <w:rPr>
                <w:rFonts w:cstheme="minorHAnsi"/>
                <w:noProof/>
                <w:rPrChange w:id="20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5.1.7.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0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7</w:delText>
            </w:r>
            <w:r w:rsidDel="00E0779E">
              <w:rPr>
                <w:noProof/>
                <w:webHidden/>
              </w:rPr>
              <w:tab/>
              <w:delText>17</w:delText>
            </w:r>
          </w:del>
        </w:p>
        <w:p w14:paraId="3E67B010" w14:textId="1BD33608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06" w:author="user" w:date="2018-05-29T17:48:00Z"/>
              <w:noProof/>
              <w:lang w:val="en-IN" w:eastAsia="en-IN" w:bidi="ar-SA"/>
            </w:rPr>
          </w:pPr>
          <w:del w:id="207" w:author="user" w:date="2018-05-29T17:48:00Z">
            <w:r w:rsidRPr="00E0779E" w:rsidDel="00E0779E">
              <w:rPr>
                <w:rFonts w:cstheme="minorHAnsi"/>
                <w:noProof/>
                <w:rPrChange w:id="20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5.1.8.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0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Step 8</w:delText>
            </w:r>
            <w:r w:rsidDel="00E0779E">
              <w:rPr>
                <w:noProof/>
                <w:webHidden/>
              </w:rPr>
              <w:tab/>
              <w:delText>18</w:delText>
            </w:r>
          </w:del>
        </w:p>
        <w:p w14:paraId="2ADA3D5D" w14:textId="4079B170" w:rsidR="00031052" w:rsidDel="00E0779E" w:rsidRDefault="00031052">
          <w:pPr>
            <w:pStyle w:val="TOC1"/>
            <w:rPr>
              <w:del w:id="210" w:author="user" w:date="2018-05-29T17:48:00Z"/>
              <w:b w:val="0"/>
              <w:noProof/>
              <w:lang w:val="en-IN" w:eastAsia="en-IN" w:bidi="ar-SA"/>
            </w:rPr>
          </w:pPr>
          <w:del w:id="211" w:author="user" w:date="2018-05-29T17:48:00Z">
            <w:r w:rsidRPr="00E0779E" w:rsidDel="00E0779E">
              <w:rPr>
                <w:noProof/>
                <w:rPrChange w:id="212" w:author="user" w:date="2018-05-29T17:48:00Z">
                  <w:rPr>
                    <w:rStyle w:val="Hyperlink"/>
                    <w:noProof/>
                  </w:rPr>
                </w:rPrChange>
              </w:rPr>
              <w:delText>6.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213" w:author="user" w:date="2018-05-29T17:48:00Z">
                  <w:rPr>
                    <w:rStyle w:val="Hyperlink"/>
                    <w:noProof/>
                  </w:rPr>
                </w:rPrChange>
              </w:rPr>
              <w:delText>Deployment of Web Portal on Azure</w:delText>
            </w:r>
            <w:r w:rsidDel="00E0779E">
              <w:rPr>
                <w:noProof/>
                <w:webHidden/>
              </w:rPr>
              <w:tab/>
              <w:delText>18</w:delText>
            </w:r>
          </w:del>
        </w:p>
        <w:p w14:paraId="1170F3AD" w14:textId="1DC7BA82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214" w:author="user" w:date="2018-05-29T17:48:00Z"/>
              <w:noProof/>
              <w:lang w:val="en-IN" w:eastAsia="en-IN" w:bidi="ar-SA"/>
            </w:rPr>
          </w:pPr>
          <w:del w:id="215" w:author="user" w:date="2018-05-29T17:48:00Z">
            <w:r w:rsidRPr="00E0779E" w:rsidDel="00E0779E">
              <w:rPr>
                <w:rFonts w:cstheme="minorHAnsi"/>
                <w:noProof/>
                <w:rPrChange w:id="216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17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Setup and Configuration changes</w:delText>
            </w:r>
            <w:r w:rsidDel="00E0779E">
              <w:rPr>
                <w:noProof/>
                <w:webHidden/>
              </w:rPr>
              <w:tab/>
              <w:delText>18</w:delText>
            </w:r>
          </w:del>
        </w:p>
        <w:p w14:paraId="3540F3FD" w14:textId="011687CB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18" w:author="user" w:date="2018-05-29T17:48:00Z"/>
              <w:noProof/>
              <w:lang w:val="en-IN" w:eastAsia="en-IN" w:bidi="ar-SA"/>
            </w:rPr>
          </w:pPr>
          <w:del w:id="219" w:author="user" w:date="2018-05-29T17:48:00Z">
            <w:r w:rsidRPr="00E0779E" w:rsidDel="00E0779E">
              <w:rPr>
                <w:rFonts w:cstheme="minorHAnsi"/>
                <w:noProof/>
                <w:rPrChange w:id="22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6.1.1.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2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Pre-requisites</w:delText>
            </w:r>
            <w:r w:rsidDel="00E0779E">
              <w:rPr>
                <w:noProof/>
                <w:webHidden/>
              </w:rPr>
              <w:tab/>
              <w:delText>18</w:delText>
            </w:r>
          </w:del>
        </w:p>
        <w:p w14:paraId="17DCF6F9" w14:textId="315E825D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22" w:author="user" w:date="2018-05-29T17:48:00Z"/>
              <w:noProof/>
              <w:lang w:val="en-IN" w:eastAsia="en-IN" w:bidi="ar-SA"/>
            </w:rPr>
          </w:pPr>
          <w:del w:id="223" w:author="user" w:date="2018-05-29T17:48:00Z">
            <w:r w:rsidRPr="00E0779E" w:rsidDel="00E0779E">
              <w:rPr>
                <w:rFonts w:cstheme="minorHAnsi"/>
                <w:noProof/>
                <w:rPrChange w:id="22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6.1.2.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2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Clone the repository</w:delText>
            </w:r>
            <w:r w:rsidDel="00E0779E">
              <w:rPr>
                <w:noProof/>
                <w:webHidden/>
              </w:rPr>
              <w:tab/>
              <w:delText>18</w:delText>
            </w:r>
          </w:del>
        </w:p>
        <w:p w14:paraId="12FB5B91" w14:textId="66D3AC0D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26" w:author="user" w:date="2018-05-29T17:48:00Z"/>
              <w:noProof/>
              <w:lang w:val="en-IN" w:eastAsia="en-IN" w:bidi="ar-SA"/>
            </w:rPr>
          </w:pPr>
          <w:del w:id="227" w:author="user" w:date="2018-05-29T17:48:00Z">
            <w:r w:rsidRPr="00E0779E" w:rsidDel="00E0779E">
              <w:rPr>
                <w:rFonts w:cstheme="minorHAnsi"/>
                <w:noProof/>
                <w:rPrChange w:id="22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6.1.3.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2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Environment/config changes</w:delText>
            </w:r>
            <w:r w:rsidDel="00E0779E">
              <w:rPr>
                <w:noProof/>
                <w:webHidden/>
              </w:rPr>
              <w:tab/>
              <w:delText>18</w:delText>
            </w:r>
          </w:del>
        </w:p>
        <w:p w14:paraId="4FF48A7D" w14:textId="533E4DA7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30" w:author="user" w:date="2018-05-29T17:48:00Z"/>
              <w:noProof/>
              <w:lang w:val="en-IN" w:eastAsia="en-IN" w:bidi="ar-SA"/>
            </w:rPr>
          </w:pPr>
          <w:del w:id="231" w:author="user" w:date="2018-05-29T17:48:00Z">
            <w:r w:rsidRPr="00E0779E" w:rsidDel="00E0779E">
              <w:rPr>
                <w:rFonts w:cstheme="minorHAnsi"/>
                <w:noProof/>
                <w:rPrChange w:id="232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6.1.4.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33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Build and Run</w:delText>
            </w:r>
            <w:r w:rsidDel="00E0779E">
              <w:rPr>
                <w:noProof/>
                <w:webHidden/>
              </w:rPr>
              <w:tab/>
              <w:delText>19</w:delText>
            </w:r>
          </w:del>
        </w:p>
        <w:p w14:paraId="7371BBD1" w14:textId="3FF4A2FB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34" w:author="user" w:date="2018-05-29T17:48:00Z"/>
              <w:noProof/>
              <w:lang w:val="en-IN" w:eastAsia="en-IN" w:bidi="ar-SA"/>
            </w:rPr>
          </w:pPr>
          <w:del w:id="235" w:author="user" w:date="2018-05-29T17:48:00Z">
            <w:r w:rsidRPr="00E0779E" w:rsidDel="00E0779E">
              <w:rPr>
                <w:noProof/>
                <w:rPrChange w:id="236" w:author="user" w:date="2018-05-29T17:48:00Z">
                  <w:rPr>
                    <w:rStyle w:val="Hyperlink"/>
                    <w:noProof/>
                  </w:rPr>
                </w:rPrChange>
              </w:rPr>
              <w:delText>6.1.5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237" w:author="user" w:date="2018-05-29T17:48:00Z">
                  <w:rPr>
                    <w:rStyle w:val="Hyperlink"/>
                    <w:noProof/>
                  </w:rPr>
                </w:rPrChange>
              </w:rPr>
              <w:delText>Deploy:</w:delText>
            </w:r>
            <w:r w:rsidDel="00E0779E">
              <w:rPr>
                <w:noProof/>
                <w:webHidden/>
              </w:rPr>
              <w:tab/>
              <w:delText>19</w:delText>
            </w:r>
          </w:del>
        </w:p>
        <w:p w14:paraId="6D3F3C08" w14:textId="6C26478B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238" w:author="user" w:date="2018-05-29T17:48:00Z"/>
              <w:noProof/>
              <w:lang w:val="en-IN" w:eastAsia="en-IN" w:bidi="ar-SA"/>
            </w:rPr>
          </w:pPr>
          <w:del w:id="239" w:author="user" w:date="2018-05-29T17:48:00Z">
            <w:r w:rsidRPr="00E0779E" w:rsidDel="00E0779E">
              <w:rPr>
                <w:rFonts w:cstheme="minorHAnsi"/>
                <w:noProof/>
                <w:rPrChange w:id="24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4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Super Admin</w:delText>
            </w:r>
            <w:r w:rsidDel="00E0779E">
              <w:rPr>
                <w:noProof/>
                <w:webHidden/>
              </w:rPr>
              <w:tab/>
              <w:delText>21</w:delText>
            </w:r>
          </w:del>
        </w:p>
        <w:p w14:paraId="2DEEE988" w14:textId="35E8CBB6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42" w:author="user" w:date="2018-05-29T17:48:00Z"/>
              <w:noProof/>
              <w:lang w:val="en-IN" w:eastAsia="en-IN" w:bidi="ar-SA"/>
            </w:rPr>
          </w:pPr>
          <w:del w:id="243" w:author="user" w:date="2018-05-29T17:48:00Z">
            <w:r w:rsidRPr="00E0779E" w:rsidDel="00E0779E">
              <w:rPr>
                <w:rFonts w:cstheme="minorHAnsi"/>
                <w:noProof/>
                <w:rPrChange w:id="24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6.2.1.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4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Login</w:delText>
            </w:r>
            <w:r w:rsidDel="00E0779E">
              <w:rPr>
                <w:noProof/>
                <w:webHidden/>
              </w:rPr>
              <w:tab/>
              <w:delText>21</w:delText>
            </w:r>
          </w:del>
        </w:p>
        <w:p w14:paraId="4181CC2A" w14:textId="4A2A07A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46" w:author="user" w:date="2018-05-29T17:48:00Z"/>
              <w:noProof/>
              <w:lang w:val="en-IN" w:eastAsia="en-IN" w:bidi="ar-SA"/>
            </w:rPr>
          </w:pPr>
          <w:del w:id="247" w:author="user" w:date="2018-05-29T17:48:00Z">
            <w:r w:rsidRPr="00E0779E" w:rsidDel="00E0779E">
              <w:rPr>
                <w:rFonts w:cstheme="minorHAnsi"/>
                <w:noProof/>
                <w:rPrChange w:id="24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6.2.2.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4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Add User</w:delText>
            </w:r>
            <w:r w:rsidDel="00E0779E">
              <w:rPr>
                <w:noProof/>
                <w:webHidden/>
              </w:rPr>
              <w:tab/>
              <w:delText>21</w:delText>
            </w:r>
          </w:del>
        </w:p>
        <w:p w14:paraId="2B824538" w14:textId="7AA1420B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50" w:author="user" w:date="2018-05-29T17:48:00Z"/>
              <w:noProof/>
              <w:lang w:val="en-IN" w:eastAsia="en-IN" w:bidi="ar-SA"/>
            </w:rPr>
          </w:pPr>
          <w:del w:id="251" w:author="user" w:date="2018-05-29T17:48:00Z">
            <w:r w:rsidRPr="00E0779E" w:rsidDel="00E0779E">
              <w:rPr>
                <w:rFonts w:cstheme="minorHAnsi"/>
                <w:noProof/>
                <w:rPrChange w:id="252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6.2.3.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53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Devices</w:delText>
            </w:r>
            <w:r w:rsidDel="00E0779E">
              <w:rPr>
                <w:noProof/>
                <w:webHidden/>
              </w:rPr>
              <w:tab/>
              <w:delText>22</w:delText>
            </w:r>
          </w:del>
        </w:p>
        <w:p w14:paraId="3FA646A4" w14:textId="0AF5CCF6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54" w:author="user" w:date="2018-05-29T17:48:00Z"/>
              <w:noProof/>
              <w:lang w:val="en-IN" w:eastAsia="en-IN" w:bidi="ar-SA"/>
            </w:rPr>
          </w:pPr>
          <w:del w:id="255" w:author="user" w:date="2018-05-29T17:48:00Z">
            <w:r w:rsidRPr="00E0779E" w:rsidDel="00E0779E">
              <w:rPr>
                <w:rFonts w:cstheme="minorHAnsi"/>
                <w:noProof/>
                <w:rPrChange w:id="256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6.2.4.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57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Reports</w:delText>
            </w:r>
            <w:r w:rsidDel="00E0779E">
              <w:rPr>
                <w:noProof/>
                <w:webHidden/>
              </w:rPr>
              <w:tab/>
              <w:delText>22</w:delText>
            </w:r>
          </w:del>
        </w:p>
        <w:p w14:paraId="68F0DE7D" w14:textId="0755673D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258" w:author="user" w:date="2018-05-29T17:48:00Z"/>
              <w:noProof/>
              <w:lang w:val="en-IN" w:eastAsia="en-IN" w:bidi="ar-SA"/>
            </w:rPr>
          </w:pPr>
          <w:del w:id="259" w:author="user" w:date="2018-05-29T17:48:00Z">
            <w:r w:rsidRPr="00E0779E" w:rsidDel="00E0779E">
              <w:rPr>
                <w:rFonts w:cstheme="minorHAnsi"/>
                <w:noProof/>
                <w:rPrChange w:id="26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6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Tenant Admin</w:delText>
            </w:r>
            <w:r w:rsidDel="00E0779E">
              <w:rPr>
                <w:noProof/>
                <w:webHidden/>
              </w:rPr>
              <w:tab/>
              <w:delText>22</w:delText>
            </w:r>
          </w:del>
        </w:p>
        <w:p w14:paraId="7B94443D" w14:textId="38DBD4D3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62" w:author="user" w:date="2018-05-29T17:48:00Z"/>
              <w:noProof/>
              <w:lang w:val="en-IN" w:eastAsia="en-IN" w:bidi="ar-SA"/>
            </w:rPr>
          </w:pPr>
          <w:del w:id="263" w:author="user" w:date="2018-05-29T17:48:00Z">
            <w:r w:rsidRPr="00E0779E" w:rsidDel="00E0779E">
              <w:rPr>
                <w:rFonts w:cstheme="minorHAnsi"/>
                <w:noProof/>
                <w:rPrChange w:id="26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6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Set New Password</w:delText>
            </w:r>
            <w:r w:rsidDel="00E0779E">
              <w:rPr>
                <w:noProof/>
                <w:webHidden/>
              </w:rPr>
              <w:tab/>
              <w:delText>22</w:delText>
            </w:r>
          </w:del>
        </w:p>
        <w:p w14:paraId="020AC868" w14:textId="37843CE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66" w:author="user" w:date="2018-05-29T17:48:00Z"/>
              <w:noProof/>
              <w:lang w:val="en-IN" w:eastAsia="en-IN" w:bidi="ar-SA"/>
            </w:rPr>
          </w:pPr>
          <w:del w:id="267" w:author="user" w:date="2018-05-29T17:48:00Z">
            <w:r w:rsidRPr="00E0779E" w:rsidDel="00E0779E">
              <w:rPr>
                <w:rFonts w:cstheme="minorHAnsi"/>
                <w:noProof/>
                <w:rPrChange w:id="26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6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Login</w:delText>
            </w:r>
            <w:r w:rsidDel="00E0779E">
              <w:rPr>
                <w:noProof/>
                <w:webHidden/>
              </w:rPr>
              <w:tab/>
              <w:delText>22</w:delText>
            </w:r>
          </w:del>
        </w:p>
        <w:p w14:paraId="72B6F527" w14:textId="746C7C9B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70" w:author="user" w:date="2018-05-29T17:48:00Z"/>
              <w:noProof/>
              <w:lang w:val="en-IN" w:eastAsia="en-IN" w:bidi="ar-SA"/>
            </w:rPr>
          </w:pPr>
          <w:del w:id="271" w:author="user" w:date="2018-05-29T17:48:00Z">
            <w:r w:rsidRPr="00E0779E" w:rsidDel="00E0779E">
              <w:rPr>
                <w:rFonts w:cstheme="minorHAnsi"/>
                <w:noProof/>
                <w:rPrChange w:id="272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73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Add User</w:delText>
            </w:r>
            <w:r w:rsidDel="00E0779E">
              <w:rPr>
                <w:noProof/>
                <w:webHidden/>
              </w:rPr>
              <w:tab/>
              <w:delText>23</w:delText>
            </w:r>
          </w:del>
        </w:p>
        <w:p w14:paraId="6FE7BBEC" w14:textId="51F4609D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74" w:author="user" w:date="2018-05-29T17:48:00Z"/>
              <w:noProof/>
              <w:lang w:val="en-IN" w:eastAsia="en-IN" w:bidi="ar-SA"/>
            </w:rPr>
          </w:pPr>
          <w:del w:id="275" w:author="user" w:date="2018-05-29T17:48:00Z">
            <w:r w:rsidRPr="00E0779E" w:rsidDel="00E0779E">
              <w:rPr>
                <w:rFonts w:cstheme="minorHAnsi"/>
                <w:noProof/>
                <w:rPrChange w:id="276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6.3.4.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77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Fleet</w:delText>
            </w:r>
            <w:r w:rsidDel="00E0779E">
              <w:rPr>
                <w:noProof/>
                <w:webHidden/>
              </w:rPr>
              <w:tab/>
              <w:delText>23</w:delText>
            </w:r>
          </w:del>
        </w:p>
        <w:p w14:paraId="28214D17" w14:textId="1F90E7B1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78" w:author="user" w:date="2018-05-29T17:48:00Z"/>
              <w:noProof/>
              <w:lang w:val="en-IN" w:eastAsia="en-IN" w:bidi="ar-SA"/>
            </w:rPr>
          </w:pPr>
          <w:del w:id="279" w:author="user" w:date="2018-05-29T17:48:00Z">
            <w:r w:rsidRPr="00E0779E" w:rsidDel="00E0779E">
              <w:rPr>
                <w:rFonts w:cstheme="minorHAnsi"/>
                <w:noProof/>
                <w:rPrChange w:id="28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6.3.5.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8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Vehicles</w:delText>
            </w:r>
            <w:r w:rsidDel="00E0779E">
              <w:rPr>
                <w:noProof/>
                <w:webHidden/>
              </w:rPr>
              <w:tab/>
              <w:delText>23</w:delText>
            </w:r>
          </w:del>
        </w:p>
        <w:p w14:paraId="209724AE" w14:textId="634B5440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82" w:author="user" w:date="2018-05-29T17:48:00Z"/>
              <w:noProof/>
              <w:lang w:val="en-IN" w:eastAsia="en-IN" w:bidi="ar-SA"/>
            </w:rPr>
          </w:pPr>
          <w:del w:id="283" w:author="user" w:date="2018-05-29T17:48:00Z">
            <w:r w:rsidRPr="00E0779E" w:rsidDel="00E0779E">
              <w:rPr>
                <w:rFonts w:cstheme="minorHAnsi"/>
                <w:noProof/>
                <w:rPrChange w:id="28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6.3.6.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8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Devices</w:delText>
            </w:r>
            <w:r w:rsidDel="00E0779E">
              <w:rPr>
                <w:noProof/>
                <w:webHidden/>
              </w:rPr>
              <w:tab/>
              <w:delText>23</w:delText>
            </w:r>
          </w:del>
        </w:p>
        <w:p w14:paraId="6166D8F6" w14:textId="6EB5364C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86" w:author="user" w:date="2018-05-29T17:48:00Z"/>
              <w:noProof/>
              <w:lang w:val="en-IN" w:eastAsia="en-IN" w:bidi="ar-SA"/>
            </w:rPr>
          </w:pPr>
          <w:del w:id="287" w:author="user" w:date="2018-05-29T17:48:00Z">
            <w:r w:rsidRPr="00E0779E" w:rsidDel="00E0779E">
              <w:rPr>
                <w:rFonts w:cstheme="minorHAnsi"/>
                <w:noProof/>
                <w:rPrChange w:id="28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6.3.7.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8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Reports</w:delText>
            </w:r>
            <w:r w:rsidDel="00E0779E">
              <w:rPr>
                <w:noProof/>
                <w:webHidden/>
              </w:rPr>
              <w:tab/>
              <w:delText>24</w:delText>
            </w:r>
          </w:del>
        </w:p>
        <w:p w14:paraId="419E4696" w14:textId="3450AA1F" w:rsidR="00031052" w:rsidDel="00E0779E" w:rsidRDefault="00031052">
          <w:pPr>
            <w:pStyle w:val="TOC2"/>
            <w:tabs>
              <w:tab w:val="left" w:pos="1100"/>
              <w:tab w:val="right" w:leader="dot" w:pos="9016"/>
            </w:tabs>
            <w:rPr>
              <w:del w:id="290" w:author="user" w:date="2018-05-29T17:48:00Z"/>
              <w:noProof/>
              <w:lang w:val="en-IN" w:eastAsia="en-IN" w:bidi="ar-SA"/>
            </w:rPr>
          </w:pPr>
          <w:del w:id="291" w:author="user" w:date="2018-05-29T17:48:00Z">
            <w:r w:rsidRPr="00E0779E" w:rsidDel="00E0779E">
              <w:rPr>
                <w:rFonts w:cstheme="minorHAnsi"/>
                <w:noProof/>
                <w:rPrChange w:id="292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6.3.8.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293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Rules</w:delText>
            </w:r>
            <w:r w:rsidDel="00E0779E">
              <w:rPr>
                <w:noProof/>
                <w:webHidden/>
              </w:rPr>
              <w:tab/>
              <w:delText>24</w:delText>
            </w:r>
          </w:del>
        </w:p>
        <w:p w14:paraId="7006AD93" w14:textId="5E567091" w:rsidR="00031052" w:rsidDel="00E0779E" w:rsidRDefault="00031052">
          <w:pPr>
            <w:pStyle w:val="TOC1"/>
            <w:rPr>
              <w:del w:id="294" w:author="user" w:date="2018-05-29T17:48:00Z"/>
              <w:b w:val="0"/>
              <w:noProof/>
              <w:lang w:val="en-IN" w:eastAsia="en-IN" w:bidi="ar-SA"/>
            </w:rPr>
          </w:pPr>
          <w:del w:id="295" w:author="user" w:date="2018-05-29T17:48:00Z">
            <w:r w:rsidRPr="00E0779E" w:rsidDel="00E0779E">
              <w:rPr>
                <w:noProof/>
                <w:rPrChange w:id="296" w:author="user" w:date="2018-05-29T17:48:00Z">
                  <w:rPr>
                    <w:rStyle w:val="Hyperlink"/>
                    <w:noProof/>
                  </w:rPr>
                </w:rPrChange>
              </w:rPr>
              <w:delText>7.</w:delText>
            </w:r>
            <w:r w:rsidDel="00E0779E">
              <w:rPr>
                <w:b w:val="0"/>
                <w:noProof/>
                <w:lang w:val="en-IN" w:eastAsia="en-IN" w:bidi="ar-SA"/>
              </w:rPr>
              <w:tab/>
            </w:r>
            <w:r w:rsidRPr="00E0779E" w:rsidDel="00E0779E">
              <w:rPr>
                <w:noProof/>
                <w:rPrChange w:id="297" w:author="user" w:date="2018-05-29T17:48:00Z">
                  <w:rPr>
                    <w:rStyle w:val="Hyperlink"/>
                    <w:noProof/>
                  </w:rPr>
                </w:rPrChange>
              </w:rPr>
              <w:delText>Android Application</w:delText>
            </w:r>
            <w:r w:rsidDel="00E0779E">
              <w:rPr>
                <w:noProof/>
                <w:webHidden/>
              </w:rPr>
              <w:tab/>
              <w:delText>25</w:delText>
            </w:r>
          </w:del>
        </w:p>
        <w:p w14:paraId="4B3DCC60" w14:textId="1C41F9BE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298" w:author="user" w:date="2018-05-29T17:48:00Z"/>
              <w:noProof/>
              <w:lang w:val="en-IN" w:eastAsia="en-IN" w:bidi="ar-SA"/>
            </w:rPr>
          </w:pPr>
          <w:del w:id="299" w:author="user" w:date="2018-05-29T17:48:00Z">
            <w:r w:rsidRPr="00E0779E" w:rsidDel="00E0779E">
              <w:rPr>
                <w:rFonts w:cstheme="minorHAnsi"/>
                <w:noProof/>
                <w:rPrChange w:id="300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7.1.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301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Prerequisites</w:delText>
            </w:r>
            <w:r w:rsidDel="00E0779E">
              <w:rPr>
                <w:noProof/>
                <w:webHidden/>
              </w:rPr>
              <w:tab/>
              <w:delText>25</w:delText>
            </w:r>
          </w:del>
        </w:p>
        <w:p w14:paraId="1CD64EFA" w14:textId="6FC61A1C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302" w:author="user" w:date="2018-05-29T17:48:00Z"/>
              <w:noProof/>
              <w:lang w:val="en-IN" w:eastAsia="en-IN" w:bidi="ar-SA"/>
            </w:rPr>
          </w:pPr>
          <w:del w:id="303" w:author="user" w:date="2018-05-29T17:48:00Z">
            <w:r w:rsidRPr="00E0779E" w:rsidDel="00E0779E">
              <w:rPr>
                <w:rFonts w:cstheme="minorHAnsi"/>
                <w:noProof/>
                <w:rPrChange w:id="304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7.2.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305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Configuration changes</w:delText>
            </w:r>
            <w:r w:rsidDel="00E0779E">
              <w:rPr>
                <w:noProof/>
                <w:webHidden/>
              </w:rPr>
              <w:tab/>
              <w:delText>25</w:delText>
            </w:r>
          </w:del>
        </w:p>
        <w:p w14:paraId="64A086F6" w14:textId="25E87505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306" w:author="user" w:date="2018-05-29T17:48:00Z"/>
              <w:noProof/>
              <w:lang w:val="en-IN" w:eastAsia="en-IN" w:bidi="ar-SA"/>
            </w:rPr>
          </w:pPr>
          <w:del w:id="307" w:author="user" w:date="2018-05-29T17:48:00Z">
            <w:r w:rsidRPr="00E0779E" w:rsidDel="00E0779E">
              <w:rPr>
                <w:rFonts w:cstheme="minorHAnsi"/>
                <w:noProof/>
                <w:rPrChange w:id="308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7.3.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309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Driver Sign In</w:delText>
            </w:r>
            <w:r w:rsidDel="00E0779E">
              <w:rPr>
                <w:noProof/>
                <w:webHidden/>
              </w:rPr>
              <w:tab/>
              <w:delText>26</w:delText>
            </w:r>
          </w:del>
        </w:p>
        <w:p w14:paraId="7D6689C5" w14:textId="5C70FE5D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310" w:author="user" w:date="2018-05-29T17:48:00Z"/>
              <w:noProof/>
              <w:lang w:val="en-IN" w:eastAsia="en-IN" w:bidi="ar-SA"/>
            </w:rPr>
          </w:pPr>
          <w:del w:id="311" w:author="user" w:date="2018-05-29T17:48:00Z">
            <w:r w:rsidRPr="00E0779E" w:rsidDel="00E0779E">
              <w:rPr>
                <w:rFonts w:cstheme="minorHAnsi"/>
                <w:noProof/>
                <w:rPrChange w:id="312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7.4.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313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Forgot Password</w:delText>
            </w:r>
            <w:r w:rsidDel="00E0779E">
              <w:rPr>
                <w:noProof/>
                <w:webHidden/>
              </w:rPr>
              <w:tab/>
              <w:delText>26</w:delText>
            </w:r>
          </w:del>
        </w:p>
        <w:p w14:paraId="61C034D0" w14:textId="6698A6A1" w:rsidR="00031052" w:rsidDel="00E0779E" w:rsidRDefault="00031052">
          <w:pPr>
            <w:pStyle w:val="TOC2"/>
            <w:tabs>
              <w:tab w:val="left" w:pos="880"/>
              <w:tab w:val="right" w:leader="dot" w:pos="9016"/>
            </w:tabs>
            <w:rPr>
              <w:del w:id="314" w:author="user" w:date="2018-05-29T17:48:00Z"/>
              <w:noProof/>
              <w:lang w:val="en-IN" w:eastAsia="en-IN" w:bidi="ar-SA"/>
            </w:rPr>
          </w:pPr>
          <w:del w:id="315" w:author="user" w:date="2018-05-29T17:48:00Z">
            <w:r w:rsidRPr="00E0779E" w:rsidDel="00E0779E">
              <w:rPr>
                <w:rFonts w:cstheme="minorHAnsi"/>
                <w:noProof/>
                <w:rPrChange w:id="316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7.5.</w:delText>
            </w:r>
            <w:r w:rsidDel="00E0779E">
              <w:rPr>
                <w:noProof/>
                <w:lang w:val="en-IN" w:eastAsia="en-IN" w:bidi="ar-SA"/>
              </w:rPr>
              <w:tab/>
            </w:r>
            <w:r w:rsidRPr="00E0779E" w:rsidDel="00E0779E">
              <w:rPr>
                <w:rFonts w:cstheme="minorHAnsi"/>
                <w:noProof/>
                <w:rPrChange w:id="317" w:author="user" w:date="2018-05-29T17:48:00Z">
                  <w:rPr>
                    <w:rStyle w:val="Hyperlink"/>
                    <w:rFonts w:cstheme="minorHAnsi"/>
                    <w:noProof/>
                  </w:rPr>
                </w:rPrChange>
              </w:rPr>
              <w:delText>Dashboard</w:delText>
            </w:r>
            <w:r w:rsidDel="00E0779E">
              <w:rPr>
                <w:noProof/>
                <w:webHidden/>
              </w:rPr>
              <w:tab/>
              <w:delText>27</w:delText>
            </w:r>
          </w:del>
        </w:p>
        <w:p w14:paraId="1B82C144" w14:textId="37801B87" w:rsidR="00E966F8" w:rsidRDefault="00E966F8">
          <w:r>
            <w:rPr>
              <w:b/>
              <w:bCs/>
              <w:noProof/>
            </w:rPr>
            <w:fldChar w:fldCharType="end"/>
          </w:r>
        </w:p>
      </w:sdtContent>
    </w:sdt>
    <w:p w14:paraId="46ECAF99" w14:textId="77777777" w:rsidR="00D02D70" w:rsidRDefault="00D02D70"/>
    <w:p w14:paraId="01194F56" w14:textId="77777777" w:rsidR="00D02D70" w:rsidRDefault="00D362F1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r>
        <w:br w:type="page"/>
      </w:r>
      <w:bookmarkStart w:id="318" w:name="_Toc515361280"/>
      <w:bookmarkStart w:id="319" w:name="_Toc515383320"/>
      <w:r>
        <w:rPr>
          <w:rFonts w:asciiTheme="minorHAnsi" w:hAnsiTheme="minorHAnsi"/>
          <w:b w:val="0"/>
        </w:rPr>
        <w:lastRenderedPageBreak/>
        <w:t>Introduction</w:t>
      </w:r>
      <w:bookmarkEnd w:id="318"/>
      <w:bookmarkEnd w:id="319"/>
    </w:p>
    <w:p w14:paraId="4305460C" w14:textId="77777777" w:rsidR="00D02D70" w:rsidRDefault="00D362F1">
      <w:pPr>
        <w:pStyle w:val="Heading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320" w:name="_Toc515361281"/>
      <w:bookmarkStart w:id="321" w:name="_Toc515383321"/>
      <w:r>
        <w:rPr>
          <w:rFonts w:asciiTheme="minorHAnsi" w:hAnsiTheme="minorHAnsi"/>
          <w:b w:val="0"/>
        </w:rPr>
        <w:t>About this Guide</w:t>
      </w:r>
      <w:bookmarkEnd w:id="320"/>
      <w:bookmarkEnd w:id="321"/>
    </w:p>
    <w:p w14:paraId="3C5D0FDB" w14:textId="77777777" w:rsidR="00D02D70" w:rsidRDefault="00D362F1" w:rsidP="006D1487">
      <w:pPr>
        <w:ind w:left="360"/>
        <w:jc w:val="both"/>
      </w:pPr>
      <w:r>
        <w:t xml:space="preserve">The purpose of this user guide is to assist developers in understanding and setting up the Mobiliya Fleet Management solution. It is a step-by-step walkthrough </w:t>
      </w:r>
      <w:r w:rsidR="00CD3D2F">
        <w:t xml:space="preserve">of </w:t>
      </w:r>
      <w:r>
        <w:t>the setup process &amp; usage guidelines of the solution.</w:t>
      </w:r>
    </w:p>
    <w:p w14:paraId="59360D2A" w14:textId="77777777" w:rsidR="00D02D70" w:rsidRDefault="00D362F1">
      <w:pPr>
        <w:pStyle w:val="Heading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322" w:name="_Toc515361282"/>
      <w:bookmarkStart w:id="323" w:name="_Toc515383322"/>
      <w:r>
        <w:rPr>
          <w:rFonts w:asciiTheme="minorHAnsi" w:hAnsiTheme="minorHAnsi"/>
          <w:b w:val="0"/>
        </w:rPr>
        <w:t>About Mobiliya Fleet Management Solution</w:t>
      </w:r>
      <w:bookmarkEnd w:id="322"/>
      <w:bookmarkEnd w:id="323"/>
    </w:p>
    <w:p w14:paraId="09A3DE7A" w14:textId="77777777" w:rsidR="00D02D70" w:rsidRDefault="00CD3D2F">
      <w:pPr>
        <w:ind w:left="360"/>
      </w:pPr>
      <w:r>
        <w:t>The Fleet Management</w:t>
      </w:r>
      <w:r w:rsidR="00D362F1">
        <w:t xml:space="preserve"> solution c</w:t>
      </w:r>
      <w:r>
        <w:t>onsists of following components:</w:t>
      </w:r>
    </w:p>
    <w:p w14:paraId="6E9A961B" w14:textId="77777777" w:rsidR="00D02D70" w:rsidRDefault="00D362F1">
      <w:pPr>
        <w:pStyle w:val="ListParagraph1"/>
        <w:numPr>
          <w:ilvl w:val="0"/>
          <w:numId w:val="2"/>
        </w:numPr>
      </w:pPr>
      <w:r>
        <w:t>Vehicle (Truck/Car)</w:t>
      </w:r>
    </w:p>
    <w:p w14:paraId="3B7D74F5" w14:textId="77777777" w:rsidR="00D02D70" w:rsidRDefault="00D362F1">
      <w:pPr>
        <w:pStyle w:val="ListParagraph1"/>
        <w:numPr>
          <w:ilvl w:val="0"/>
          <w:numId w:val="2"/>
        </w:numPr>
      </w:pPr>
      <w:r>
        <w:t xml:space="preserve">OBD/J1939 Dongle </w:t>
      </w:r>
    </w:p>
    <w:p w14:paraId="56FCAB40" w14:textId="77777777" w:rsidR="00D02D70" w:rsidRDefault="00D362F1">
      <w:pPr>
        <w:pStyle w:val="ListParagraph1"/>
        <w:numPr>
          <w:ilvl w:val="0"/>
          <w:numId w:val="2"/>
        </w:numPr>
      </w:pPr>
      <w:r>
        <w:t>Mobile Application</w:t>
      </w:r>
    </w:p>
    <w:p w14:paraId="3642A4B2" w14:textId="77777777" w:rsidR="00D02D70" w:rsidRDefault="00D362F1">
      <w:pPr>
        <w:pStyle w:val="ListParagraph1"/>
        <w:numPr>
          <w:ilvl w:val="0"/>
          <w:numId w:val="2"/>
        </w:numPr>
      </w:pPr>
      <w:r>
        <w:t>Azure Cloud Application</w:t>
      </w:r>
    </w:p>
    <w:p w14:paraId="35B51077" w14:textId="77777777" w:rsidR="00D02D70" w:rsidRDefault="00D02D70">
      <w:pPr>
        <w:pStyle w:val="ListParagraph1"/>
      </w:pPr>
    </w:p>
    <w:p w14:paraId="7E4569DC" w14:textId="77777777" w:rsidR="00D02D70" w:rsidRDefault="0054681B" w:rsidP="006D1487">
      <w:pPr>
        <w:pStyle w:val="ListParagraph1"/>
        <w:ind w:left="360"/>
        <w:jc w:val="both"/>
      </w:pPr>
      <w:r>
        <w:rPr>
          <w:rFonts w:ascii="Calibri" w:hAnsi="Calibri" w:cs="Calibri"/>
        </w:rPr>
        <w:t>The solution supports commercial v</w:t>
      </w:r>
      <w:r w:rsidR="00D362F1">
        <w:rPr>
          <w:rFonts w:ascii="Calibri" w:hAnsi="Calibri" w:cs="Calibri"/>
        </w:rPr>
        <w:t xml:space="preserve">ehicles </w:t>
      </w:r>
      <w:r>
        <w:rPr>
          <w:rFonts w:ascii="Calibri" w:hAnsi="Calibri" w:cs="Calibri"/>
        </w:rPr>
        <w:t>and cars supporting J1939</w:t>
      </w:r>
      <w:r w:rsidR="00D362F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and OBD protocols respectively.</w:t>
      </w:r>
    </w:p>
    <w:p w14:paraId="47FB2BCF" w14:textId="77777777" w:rsidR="00D02D70" w:rsidRDefault="00DD7380" w:rsidP="006D1487">
      <w:pPr>
        <w:ind w:left="360"/>
        <w:jc w:val="both"/>
      </w:pPr>
      <w:r>
        <w:t>A user can</w:t>
      </w:r>
      <w:r w:rsidR="00D362F1">
        <w:t xml:space="preserve"> connect </w:t>
      </w:r>
      <w:r>
        <w:t>a D</w:t>
      </w:r>
      <w:r w:rsidR="00D362F1">
        <w:t xml:space="preserve">ongle to </w:t>
      </w:r>
      <w:r>
        <w:t>a vehicle which can</w:t>
      </w:r>
      <w:r w:rsidR="00D362F1">
        <w:t xml:space="preserve"> retrieve vehicle diagnostic information and forward this information to</w:t>
      </w:r>
      <w:r>
        <w:t xml:space="preserve"> a m</w:t>
      </w:r>
      <w:r w:rsidR="00D362F1">
        <w:t xml:space="preserve">obile application over Bluetooth. </w:t>
      </w:r>
      <w:r>
        <w:t>The m</w:t>
      </w:r>
      <w:r w:rsidR="00D362F1">
        <w:t xml:space="preserve">obile application will </w:t>
      </w:r>
      <w:r w:rsidR="00FC6D38">
        <w:t xml:space="preserve">further </w:t>
      </w:r>
      <w:r w:rsidR="00D362F1">
        <w:t>forward this information to</w:t>
      </w:r>
      <w:r w:rsidR="00FC6D38">
        <w:t xml:space="preserve"> the</w:t>
      </w:r>
      <w:r w:rsidR="00D362F1">
        <w:t xml:space="preserve"> cloud. </w:t>
      </w:r>
      <w:r w:rsidR="00A25695">
        <w:t>The cloud application then</w:t>
      </w:r>
      <w:r w:rsidR="00D362F1">
        <w:t xml:space="preserve"> performs detailed analysis of a given data and provides different reports to </w:t>
      </w:r>
      <w:r w:rsidR="00E11973">
        <w:t xml:space="preserve">different </w:t>
      </w:r>
      <w:r w:rsidR="00D362F1">
        <w:t>stakeholder</w:t>
      </w:r>
      <w:r w:rsidR="00E11973">
        <w:t>s</w:t>
      </w:r>
      <w:r w:rsidR="00D362F1">
        <w:t>/user</w:t>
      </w:r>
      <w:r w:rsidR="00E11973">
        <w:t>s</w:t>
      </w:r>
      <w:r w:rsidR="00D362F1">
        <w:t>.</w:t>
      </w:r>
    </w:p>
    <w:p w14:paraId="09CC8D07" w14:textId="77777777" w:rsidR="00D02D70" w:rsidRDefault="00D362F1" w:rsidP="006D1487">
      <w:pPr>
        <w:ind w:left="360"/>
        <w:jc w:val="both"/>
      </w:pPr>
      <w:r>
        <w:t>There are 4 types of user actively involved in this system.</w:t>
      </w:r>
    </w:p>
    <w:p w14:paraId="074AFD71" w14:textId="77777777" w:rsidR="00D02D70" w:rsidRDefault="00D362F1">
      <w:pPr>
        <w:pStyle w:val="ListParagraph1"/>
        <w:numPr>
          <w:ilvl w:val="0"/>
          <w:numId w:val="3"/>
        </w:numPr>
      </w:pPr>
      <w:r>
        <w:t>Super Admin (A person who has complete access to system)</w:t>
      </w:r>
    </w:p>
    <w:p w14:paraId="62E99EDB" w14:textId="77777777" w:rsidR="00D02D70" w:rsidRDefault="00D362F1">
      <w:pPr>
        <w:pStyle w:val="ListParagraph1"/>
        <w:numPr>
          <w:ilvl w:val="0"/>
          <w:numId w:val="3"/>
        </w:numPr>
      </w:pPr>
      <w:r>
        <w:t>Tenant Admin</w:t>
      </w:r>
    </w:p>
    <w:p w14:paraId="37802A59" w14:textId="77777777" w:rsidR="00D02D70" w:rsidRDefault="00D362F1">
      <w:pPr>
        <w:pStyle w:val="ListParagraph1"/>
        <w:numPr>
          <w:ilvl w:val="0"/>
          <w:numId w:val="3"/>
        </w:numPr>
      </w:pPr>
      <w:r>
        <w:t>Fleet Admin</w:t>
      </w:r>
    </w:p>
    <w:p w14:paraId="4AE57CA9" w14:textId="77777777" w:rsidR="00D02D70" w:rsidRDefault="00D362F1">
      <w:pPr>
        <w:pStyle w:val="ListParagraph1"/>
        <w:numPr>
          <w:ilvl w:val="0"/>
          <w:numId w:val="3"/>
        </w:numPr>
      </w:pPr>
      <w:r>
        <w:t>Driver</w:t>
      </w:r>
    </w:p>
    <w:p w14:paraId="60EC418D" w14:textId="77777777" w:rsidR="00D02D70" w:rsidRDefault="00D02D70">
      <w:pPr>
        <w:ind w:left="360"/>
      </w:pPr>
    </w:p>
    <w:p w14:paraId="629B961D" w14:textId="77777777" w:rsidR="00D02D70" w:rsidRDefault="00D02D70">
      <w:pPr>
        <w:ind w:left="360"/>
      </w:pPr>
    </w:p>
    <w:p w14:paraId="05DAB2DA" w14:textId="77777777" w:rsidR="00D02D70" w:rsidRDefault="00D02D70">
      <w:pPr>
        <w:ind w:left="360"/>
      </w:pPr>
    </w:p>
    <w:p w14:paraId="320C0048" w14:textId="77777777" w:rsidR="00D02D70" w:rsidRDefault="00D02D70">
      <w:pPr>
        <w:ind w:left="360"/>
      </w:pPr>
    </w:p>
    <w:p w14:paraId="11738EA5" w14:textId="77777777" w:rsidR="00D02D70" w:rsidRDefault="00D02D70">
      <w:pPr>
        <w:ind w:left="360"/>
      </w:pPr>
    </w:p>
    <w:p w14:paraId="1934042B" w14:textId="77777777" w:rsidR="00D02D70" w:rsidRDefault="00D02D70">
      <w:pPr>
        <w:ind w:left="360"/>
      </w:pPr>
    </w:p>
    <w:p w14:paraId="7B90B03F" w14:textId="77777777" w:rsidR="00D02D70" w:rsidRDefault="00D02D70">
      <w:pPr>
        <w:ind w:left="360"/>
      </w:pPr>
    </w:p>
    <w:p w14:paraId="78C65DCA" w14:textId="77777777" w:rsidR="00D02D70" w:rsidRDefault="00D02D70">
      <w:pPr>
        <w:ind w:left="360"/>
      </w:pPr>
    </w:p>
    <w:p w14:paraId="6D0906CA" w14:textId="77777777" w:rsidR="00D02D70" w:rsidRDefault="00D02D70">
      <w:pPr>
        <w:ind w:left="360"/>
      </w:pPr>
    </w:p>
    <w:p w14:paraId="0E566FB1" w14:textId="77777777" w:rsidR="00D02D70" w:rsidRDefault="00D362F1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24" w:name="_Toc515361283"/>
      <w:bookmarkStart w:id="325" w:name="_Toc515383323"/>
      <w:r>
        <w:rPr>
          <w:rFonts w:asciiTheme="minorHAnsi" w:hAnsiTheme="minorHAnsi"/>
          <w:b w:val="0"/>
        </w:rPr>
        <w:lastRenderedPageBreak/>
        <w:t>System Architecture</w:t>
      </w:r>
      <w:bookmarkEnd w:id="324"/>
      <w:bookmarkEnd w:id="325"/>
    </w:p>
    <w:p w14:paraId="250799F7" w14:textId="77777777" w:rsidR="00D02D70" w:rsidRDefault="00D362F1">
      <w:r>
        <w:t>The architecture c</w:t>
      </w:r>
      <w:r w:rsidR="00F46A28">
        <w:t>omprises of two main components:</w:t>
      </w:r>
    </w:p>
    <w:p w14:paraId="2FAA6934" w14:textId="77777777" w:rsidR="00D02D70" w:rsidRDefault="00D362F1">
      <w:pPr>
        <w:pStyle w:val="ListParagraph"/>
        <w:numPr>
          <w:ilvl w:val="0"/>
          <w:numId w:val="4"/>
        </w:numPr>
      </w:pPr>
      <w:r>
        <w:t>Mobile Application</w:t>
      </w:r>
    </w:p>
    <w:p w14:paraId="3792CCE1" w14:textId="77777777" w:rsidR="00D02D70" w:rsidRDefault="00D362F1">
      <w:pPr>
        <w:pStyle w:val="ListParagraph"/>
        <w:numPr>
          <w:ilvl w:val="0"/>
          <w:numId w:val="4"/>
        </w:numPr>
      </w:pPr>
      <w:r>
        <w:t>Cloud Application</w:t>
      </w:r>
    </w:p>
    <w:p w14:paraId="15CA972D" w14:textId="77777777" w:rsidR="00D02D70" w:rsidRDefault="00D362F1">
      <w:r>
        <w:rPr>
          <w:noProof/>
          <w:lang w:val="en-IN" w:eastAsia="en-IN" w:bidi="ar-SA"/>
        </w:rPr>
        <w:drawing>
          <wp:inline distT="0" distB="0" distL="0" distR="0" wp14:anchorId="1D4DC7E2" wp14:editId="6D40D4C0">
            <wp:extent cx="6394450" cy="3429000"/>
            <wp:effectExtent l="19050" t="19050" r="25400" b="190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6150" cy="34405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65F1C" w14:textId="77777777" w:rsidR="00D02D70" w:rsidRDefault="00D362F1">
      <w:pPr>
        <w:pStyle w:val="Heading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326" w:name="_Toc515361284"/>
      <w:bookmarkStart w:id="327" w:name="_Toc515383324"/>
      <w:r>
        <w:rPr>
          <w:rStyle w:val="Heading3Char"/>
        </w:rPr>
        <w:t>Mobile App Components</w:t>
      </w:r>
      <w:bookmarkEnd w:id="326"/>
      <w:bookmarkEnd w:id="327"/>
    </w:p>
    <w:p w14:paraId="6B5ACE10" w14:textId="77777777" w:rsidR="000D3BDB" w:rsidRDefault="000D3BDB" w:rsidP="000D3BDB">
      <w:pPr>
        <w:pStyle w:val="ListParagraph1"/>
        <w:spacing w:line="240" w:lineRule="auto"/>
        <w:ind w:left="360"/>
        <w:jc w:val="both"/>
      </w:pPr>
    </w:p>
    <w:p w14:paraId="2D4B6CC5" w14:textId="1E9593FB" w:rsidR="00D02D70" w:rsidRPr="006D1487" w:rsidRDefault="003B62EA" w:rsidP="006D1487">
      <w:pPr>
        <w:pStyle w:val="ListParagraph1"/>
        <w:spacing w:line="240" w:lineRule="auto"/>
        <w:ind w:left="360"/>
        <w:jc w:val="both"/>
      </w:pPr>
      <w:r w:rsidRPr="006D1487">
        <w:t>The mobile application has been</w:t>
      </w:r>
      <w:r w:rsidR="00D362F1" w:rsidRPr="006D1487">
        <w:t xml:space="preserve"> developed using Android Native Platfor</w:t>
      </w:r>
      <w:r w:rsidRPr="006D1487">
        <w:t>m. This mobile application will support multi-l</w:t>
      </w:r>
      <w:r w:rsidR="00D362F1" w:rsidRPr="006D1487">
        <w:t xml:space="preserve">ayer architecture for easy protocol integration. </w:t>
      </w:r>
    </w:p>
    <w:p w14:paraId="419892DD" w14:textId="77777777" w:rsidR="00D02D70" w:rsidRPr="006D1487" w:rsidRDefault="00D02D70" w:rsidP="006D1487">
      <w:pPr>
        <w:pStyle w:val="ListParagraph1"/>
        <w:spacing w:line="240" w:lineRule="auto"/>
        <w:ind w:left="0"/>
        <w:jc w:val="both"/>
      </w:pPr>
    </w:p>
    <w:p w14:paraId="15470533" w14:textId="283E0284" w:rsidR="00D02D70" w:rsidRDefault="006F4517" w:rsidP="000D3BDB">
      <w:pPr>
        <w:pStyle w:val="ListParagraph1"/>
        <w:spacing w:line="240" w:lineRule="auto"/>
        <w:ind w:left="360"/>
        <w:jc w:val="both"/>
      </w:pPr>
      <w:r w:rsidRPr="006D1487">
        <w:t>The m</w:t>
      </w:r>
      <w:r w:rsidR="00D362F1" w:rsidRPr="006D1487">
        <w:t>obile application communicates with</w:t>
      </w:r>
      <w:r w:rsidRPr="006D1487">
        <w:t xml:space="preserve"> the</w:t>
      </w:r>
      <w:r w:rsidR="00D362F1" w:rsidRPr="006D1487">
        <w:t xml:space="preserve"> Dongle using Bluetooth. </w:t>
      </w:r>
      <w:r w:rsidRPr="006D1487">
        <w:t>The m</w:t>
      </w:r>
      <w:r w:rsidR="00D362F1" w:rsidRPr="006D1487">
        <w:t>obile application logic</w:t>
      </w:r>
      <w:r w:rsidRPr="006D1487">
        <w:t xml:space="preserve"> is divided in following layers:</w:t>
      </w:r>
    </w:p>
    <w:p w14:paraId="6DF35126" w14:textId="77777777" w:rsidR="000D3BDB" w:rsidRPr="006D1487" w:rsidRDefault="000D3BDB" w:rsidP="006D1487">
      <w:pPr>
        <w:pStyle w:val="ListParagraph1"/>
        <w:spacing w:line="240" w:lineRule="auto"/>
        <w:ind w:left="360"/>
        <w:jc w:val="both"/>
      </w:pPr>
    </w:p>
    <w:p w14:paraId="609F31FE" w14:textId="77777777" w:rsidR="00D02D70" w:rsidRPr="006D1487" w:rsidRDefault="00D362F1" w:rsidP="006D1487">
      <w:pPr>
        <w:pStyle w:val="ListParagraph1"/>
        <w:numPr>
          <w:ilvl w:val="0"/>
          <w:numId w:val="5"/>
        </w:numPr>
        <w:spacing w:line="240" w:lineRule="auto"/>
        <w:jc w:val="both"/>
      </w:pPr>
      <w:r w:rsidRPr="006D1487">
        <w:t>Protocol Dependent Layer</w:t>
      </w:r>
    </w:p>
    <w:p w14:paraId="564DCD84" w14:textId="77777777" w:rsidR="00D02D70" w:rsidRPr="006D1487" w:rsidRDefault="00D362F1" w:rsidP="006D1487">
      <w:pPr>
        <w:pStyle w:val="ListParagraph1"/>
        <w:numPr>
          <w:ilvl w:val="0"/>
          <w:numId w:val="5"/>
        </w:numPr>
        <w:spacing w:line="240" w:lineRule="auto"/>
        <w:jc w:val="both"/>
      </w:pPr>
      <w:r w:rsidRPr="006D1487">
        <w:t xml:space="preserve">Protocol independent </w:t>
      </w:r>
      <w:r w:rsidR="00346AC9" w:rsidRPr="006D1487">
        <w:t>layer i.e. Business Logic Layer</w:t>
      </w:r>
    </w:p>
    <w:p w14:paraId="01D21E8B" w14:textId="77777777" w:rsidR="00D02D70" w:rsidRPr="006D1487" w:rsidRDefault="00D362F1" w:rsidP="006D1487">
      <w:pPr>
        <w:pStyle w:val="ListParagraph1"/>
        <w:numPr>
          <w:ilvl w:val="0"/>
          <w:numId w:val="5"/>
        </w:numPr>
        <w:spacing w:line="240" w:lineRule="auto"/>
        <w:jc w:val="both"/>
      </w:pPr>
      <w:r w:rsidRPr="006D1487">
        <w:t>Cloud Communication Layer</w:t>
      </w:r>
    </w:p>
    <w:p w14:paraId="74EA68F3" w14:textId="77777777" w:rsidR="00D02D70" w:rsidRPr="006D1487" w:rsidRDefault="00D362F1" w:rsidP="006D1487">
      <w:pPr>
        <w:pStyle w:val="ListParagraph1"/>
        <w:numPr>
          <w:ilvl w:val="0"/>
          <w:numId w:val="5"/>
        </w:numPr>
        <w:spacing w:line="240" w:lineRule="auto"/>
        <w:jc w:val="both"/>
      </w:pPr>
      <w:r w:rsidRPr="006D1487">
        <w:t>Mobile UI</w:t>
      </w:r>
    </w:p>
    <w:p w14:paraId="5FC923CB" w14:textId="77777777" w:rsidR="00D02D70" w:rsidRPr="006D1487" w:rsidRDefault="00D362F1" w:rsidP="006D1487">
      <w:pPr>
        <w:pStyle w:val="ListParagraph1"/>
        <w:numPr>
          <w:ilvl w:val="0"/>
          <w:numId w:val="5"/>
        </w:numPr>
        <w:spacing w:line="240" w:lineRule="auto"/>
        <w:jc w:val="both"/>
      </w:pPr>
      <w:r w:rsidRPr="006D1487">
        <w:t xml:space="preserve">Internal Offline Storage </w:t>
      </w:r>
    </w:p>
    <w:p w14:paraId="426F1AB5" w14:textId="77777777" w:rsidR="00D02D70" w:rsidRDefault="00D362F1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3B60642D" w14:textId="4CF494A6" w:rsidR="00D02D70" w:rsidRPr="006D1487" w:rsidRDefault="00346AC9">
      <w:pPr>
        <w:pStyle w:val="ListParagraph1"/>
        <w:spacing w:line="240" w:lineRule="auto"/>
        <w:ind w:left="360"/>
      </w:pPr>
      <w:r w:rsidRPr="006D1487">
        <w:lastRenderedPageBreak/>
        <w:t xml:space="preserve">The </w:t>
      </w:r>
      <w:r w:rsidR="009E63A3" w:rsidRPr="006D1487">
        <w:t xml:space="preserve">illustration </w:t>
      </w:r>
      <w:r w:rsidRPr="006D1487">
        <w:t xml:space="preserve">given below </w:t>
      </w:r>
      <w:r w:rsidR="00D362F1" w:rsidRPr="006D1487">
        <w:t>provide</w:t>
      </w:r>
      <w:r w:rsidRPr="006D1487">
        <w:t>s</w:t>
      </w:r>
      <w:r w:rsidR="00D362F1" w:rsidRPr="006D1487">
        <w:t xml:space="preserve"> interna</w:t>
      </w:r>
      <w:r w:rsidRPr="006D1487">
        <w:t>l details of the architecture:</w:t>
      </w:r>
    </w:p>
    <w:p w14:paraId="7BEFE4B1" w14:textId="77777777" w:rsidR="00D02D70" w:rsidRDefault="00D362F1">
      <w:pPr>
        <w:spacing w:line="240" w:lineRule="auto"/>
        <w:ind w:left="357"/>
        <w:contextualSpacing/>
        <w:rPr>
          <w:sz w:val="24"/>
        </w:rPr>
      </w:pPr>
      <w:r>
        <w:rPr>
          <w:noProof/>
          <w:sz w:val="24"/>
          <w:lang w:val="en-IN" w:eastAsia="en-IN" w:bidi="ar-SA"/>
        </w:rPr>
        <mc:AlternateContent>
          <mc:Choice Requires="wpc">
            <w:drawing>
              <wp:inline distT="0" distB="0" distL="0" distR="0" wp14:anchorId="4EA38800" wp14:editId="117BF7CC">
                <wp:extent cx="5486400" cy="4752340"/>
                <wp:effectExtent l="0" t="0" r="19050" b="1016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 w="6350">
                          <a:solidFill>
                            <a:schemeClr val="accent1"/>
                          </a:solidFill>
                        </a:ln>
                      </wpc:whole>
                      <wps:wsp>
                        <wps:cNvPr id="11" name="Rectangle 11"/>
                        <wps:cNvSpPr/>
                        <wps:spPr>
                          <a:xfrm>
                            <a:off x="142875" y="161903"/>
                            <a:ext cx="1428750" cy="44958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28825B" w14:textId="77777777" w:rsidR="008666AE" w:rsidRDefault="008666AE">
                              <w:pPr>
                                <w:jc w:val="center"/>
                              </w:pPr>
                              <w:r>
                                <w:t>Adaptor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05050" y="190475"/>
                            <a:ext cx="3086100" cy="4448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Curved Connector 14"/>
                        <wps:cNvCnPr>
                          <a:stCxn id="11" idx="3"/>
                          <a:endCxn id="12" idx="1"/>
                        </wps:cNvCnPr>
                        <wps:spPr>
                          <a:xfrm>
                            <a:off x="1571625" y="2409492"/>
                            <a:ext cx="733425" cy="4762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685925" y="2142839"/>
                            <a:ext cx="5048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46F209" w14:textId="77777777" w:rsidR="008666AE" w:rsidRDefault="008666AE">
                              <w:r>
                                <w:t>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428875" y="285749"/>
                            <a:ext cx="160020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BCAFB" w14:textId="77777777" w:rsidR="008666AE" w:rsidRDefault="008666AE">
                              <w:r>
                                <w:t>Mobile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81250" y="666661"/>
                            <a:ext cx="857250" cy="3857714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AADE7" w14:textId="77777777" w:rsidR="008666AE" w:rsidRDefault="008666AE">
                              <w:pPr>
                                <w:jc w:val="center"/>
                              </w:pPr>
                              <w:r>
                                <w:t>Protocol Dependent 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314700" y="676275"/>
                            <a:ext cx="971550" cy="227647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8F7299" w14:textId="77777777" w:rsidR="008666AE" w:rsidRDefault="008666AE">
                              <w:pPr>
                                <w:jc w:val="center"/>
                              </w:pPr>
                              <w:r>
                                <w:t>Protocol independent business logic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Flowchart: Magnetic Disk 30"/>
                        <wps:cNvSpPr/>
                        <wps:spPr>
                          <a:xfrm>
                            <a:off x="4371975" y="352425"/>
                            <a:ext cx="752475" cy="866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621D3" w14:textId="77777777" w:rsidR="008666AE" w:rsidRDefault="008666AE">
                              <w:pPr>
                                <w:jc w:val="center"/>
                              </w:pPr>
                              <w:r>
                                <w:t>Offline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371975" y="1361711"/>
                            <a:ext cx="847725" cy="32102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C2537B" w14:textId="77777777" w:rsidR="008666AE" w:rsidRDefault="008666A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314700" y="3075755"/>
                            <a:ext cx="971550" cy="14476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4C666" w14:textId="77777777" w:rsidR="008666AE" w:rsidRDefault="008666AE">
                              <w:pPr>
                                <w:jc w:val="center"/>
                              </w:pPr>
                              <w:r>
                                <w:t>Mobile 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29125" y="1438083"/>
                            <a:ext cx="752475" cy="7717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2891C" w14:textId="77777777" w:rsidR="008666AE" w:rsidRDefault="008666AE">
                              <w:r>
                                <w:t>Cloud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476750" y="3895205"/>
                            <a:ext cx="685800" cy="628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759533" w14:textId="77777777" w:rsidR="008666AE" w:rsidRDefault="008666AE">
                              <w:pPr>
                                <w:jc w:val="center"/>
                              </w:pPr>
                              <w:r>
                                <w:t>Azure IoT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6275" y="3180951"/>
                            <a:ext cx="647700" cy="629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40D11A" w14:textId="77777777" w:rsidR="008666AE" w:rsidRDefault="008666AE">
                              <w:pPr>
                                <w:jc w:val="center"/>
                              </w:pPr>
                              <w:r>
                                <w:t>HTTPS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7649" y="1190626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7C0C6C" w14:textId="77777777" w:rsidR="008666AE" w:rsidRDefault="008666AE">
                              <w:pPr>
                                <w:jc w:val="center"/>
                              </w:pPr>
                              <w:r>
                                <w:t>J1939 Dongle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75250" y="3142275"/>
                            <a:ext cx="1228725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542AB8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OBD Dongle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418376" y="2867025"/>
                            <a:ext cx="762974" cy="1103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850F3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14:paraId="78B67A40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(OBD)</w:t>
                              </w:r>
                            </w:p>
                            <w:p w14:paraId="0B7CF2BF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428875" y="1122975"/>
                            <a:ext cx="762635" cy="943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ECA743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 xml:space="preserve">Dongle Dependent Lib  </w:t>
                              </w:r>
                            </w:p>
                            <w:p w14:paraId="07D9ADE7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(J1939)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A38800" id="Canvas 2" o:spid="_x0000_s1026" editas="canvas" style="width:6in;height:374.2pt;mso-position-horizontal-relative:char;mso-position-vertical-relative:line" coordsize="54864,47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7523;visibility:visible;mso-wrap-style:square" filled="t" fillcolor="#f2f2f2 [3052]" stroked="t" strokecolor="#4f81bd [3204]" strokeweight=".5pt">
                  <v:fill o:detectmouseclick="t"/>
                  <v:path o:connecttype="none"/>
                </v:shape>
                <v:rect id="Rectangle 11" o:spid="_x0000_s1028" style="position:absolute;left:1428;top:1619;width:14288;height:449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WhMMA&#10;AADbAAAADwAAAGRycy9kb3ducmV2LnhtbERPTWvCQBC9C/0PyxS8SLNJoVJSV6ltpZ4ETTXXITtN&#10;UrOzIbvR+O9dQehtHu9zZovBNOJEnastK0iiGARxYXXNpYKfbPX0CsJ5ZI2NZVJwIQeL+cNohqm2&#10;Z97SaedLEULYpaig8r5NpXRFRQZdZFviwP3azqAPsCul7vAcwk0jn+N4Kg3WHBoqbOmjouK4642C&#10;LP8b2pd9PlnKbyfXk6/N52HbKzV+HN7fQHga/L/47l7rMD+B2y/hA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IWhMMAAADbAAAADwAAAAAAAAAAAAAAAACYAgAAZHJzL2Rv&#10;d25yZXYueG1sUEsFBgAAAAAEAAQA9QAAAIgDAAAAAA==&#10;" fillcolor="white [3201]" strokecolor="#4bacc6 [3208]" strokeweight=".25pt">
                  <v:textbox>
                    <w:txbxContent>
                      <w:p w14:paraId="1128825B" w14:textId="77777777" w:rsidR="008666AE" w:rsidRDefault="008666AE">
                        <w:pPr>
                          <w:jc w:val="center"/>
                        </w:pPr>
                        <w:r>
                          <w:t>Adaptor</w:t>
                        </w:r>
                      </w:p>
                    </w:txbxContent>
                  </v:textbox>
                </v:rect>
                <v:rect id="Rectangle 12" o:spid="_x0000_s1029" style="position:absolute;left:23050;top:1904;width:30861;height:444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63KsMA&#10;AADbAAAADwAAAGRycy9kb3ducmV2LnhtbERPS2sCMRC+C/6HMIIXqdmuILIaxQeFVuih2ha8DZtx&#10;d3EzWZKoq7/eFITe5uN7zmzRmlpcyPnKsoLXYQKCOLe64kLB9/7tZQLCB2SNtWVScCMPi3m3M8NM&#10;2yt/0WUXChFD2GeooAyhyaT0eUkG/dA2xJE7WmcwROgKqR1eY7ipZZokY2mw4thQYkPrkvLT7mwU&#10;/Lp7kq5Gxfqw+dy6wYff/OTurlS/1y6nIAK14V/8dL/rOD+Fv1/i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63KsMAAADbAAAADwAAAAAAAAAAAAAAAACYAgAAZHJzL2Rv&#10;d25yZXYueG1sUEsFBgAAAAAEAAQA9QAAAIgDAAAAAA==&#10;" fillcolor="white [3201]" strokecolor="#4f81bd [3204]" strokeweight=".25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14" o:spid="_x0000_s1030" type="#_x0000_t38" style="position:absolute;left:15716;top:24094;width:7334;height:48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DgcQAAADbAAAADwAAAGRycy9kb3ducmV2LnhtbERPTWvCQBC9C/6HZQRvZtMiIqmrWKVQ&#10;ahGbFsHbkB2TYHY2zW6T2F/fLQje5vE+Z7HqTSVaalxpWcFDFIMgzqwuOVfw9fkymYNwHlljZZkU&#10;XMnBajkcLDDRtuMPalOfixDCLkEFhfd1IqXLCjLoIlsTB+5sG4M+wCaXusEuhJtKPsbxTBosOTQU&#10;WNOmoOyS/hgF++Pu+f27Tg/2zfxeUz0/rbeXk1LjUb9+AuGp93fxzf2qw/wp/P8SD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lIOBxAAAANsAAAAPAAAAAAAAAAAA&#10;AAAAAKECAABkcnMvZG93bnJldi54bWxQSwUGAAAAAAQABAD5AAAAkgMAAAAA&#10;" adj="10800" strokecolor="#4579b8 [3044]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1" type="#_x0000_t202" style="position:absolute;left:16859;top:21428;width:504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<v:textbox>
                    <w:txbxContent>
                      <w:p w14:paraId="3D46F209" w14:textId="77777777" w:rsidR="008666AE" w:rsidRDefault="008666AE">
                        <w:r>
                          <w:t>BLE</w:t>
                        </w:r>
                      </w:p>
                    </w:txbxContent>
                  </v:textbox>
                </v:shape>
                <v:shape id="Text Box 27" o:spid="_x0000_s1032" type="#_x0000_t202" style="position:absolute;left:24288;top:2857;width:1600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14:paraId="138BCAFB" w14:textId="77777777" w:rsidR="008666AE" w:rsidRDefault="008666AE">
                        <w:r>
                          <w:t>Mobile Application</w:t>
                        </w:r>
                      </w:p>
                    </w:txbxContent>
                  </v:textbox>
                </v:shape>
                <v:rect id="Rectangle 28" o:spid="_x0000_s1033" style="position:absolute;left:23812;top:6666;width:8573;height:38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R1pMAA&#10;AADbAAAADwAAAGRycy9kb3ducmV2LnhtbERPy4rCMBTdC/5DuIIb0VRBkY5RfKIrwceM20tzp602&#10;N6WJWv/eLASXh/OezGpTiAdVLresoN+LQBAnVuecKjifNt0xCOeRNRaWScGLHMymzcYEY22ffKDH&#10;0acihLCLUUHmfRlL6ZKMDLqeLYkD928rgz7AKpW6wmcIN4UcRNFIGsw5NGRY0jKj5Ha8GwWny7Uu&#10;h7+XzkJundx11vvV3+GuVLtVz39AeKr9V/xx77SCQRgbvoQfIK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R1pMAAAADbAAAADwAAAAAAAAAAAAAAAACYAgAAZHJzL2Rvd25y&#10;ZXYueG1sUEsFBgAAAAAEAAQA9QAAAIUDAAAAAA==&#10;" fillcolor="white [3201]" strokecolor="#4bacc6 [3208]" strokeweight=".25pt">
                  <v:textbox>
                    <w:txbxContent>
                      <w:p w14:paraId="374AADE7" w14:textId="77777777" w:rsidR="008666AE" w:rsidRDefault="008666AE">
                        <w:pPr>
                          <w:jc w:val="center"/>
                        </w:pPr>
                        <w:r>
                          <w:t>Protocol Dependent Layer</w:t>
                        </w:r>
                      </w:p>
                    </w:txbxContent>
                  </v:textbox>
                </v:rect>
                <v:rect id="Rectangle 29" o:spid="_x0000_s1034" style="position:absolute;left:33147;top:6762;width:9715;height:22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QP8UA&#10;AADbAAAADwAAAGRycy9kb3ducmV2LnhtbESPQWvCQBSE74X+h+UVegl104BFo6toq5iToFa9PrLP&#10;JG32bchuNP333ULB4zAz3zDTeW9qcaXWVZYVvA5iEMS51RUXCj4P65cRCOeRNdaWScEPOZjPHh+m&#10;mGp74x1d974QAcIuRQWl900qpctLMugGtiEO3sW2Bn2QbSF1i7cAN7VM4vhNGqw4LJTY0HtJ+fe+&#10;MwoO56++GR7P0VJunMyi1fbjtOuUen7qFxMQnnp/D/+3M60gGcP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GNA/xQAAANsAAAAPAAAAAAAAAAAAAAAAAJgCAABkcnMv&#10;ZG93bnJldi54bWxQSwUGAAAAAAQABAD1AAAAigMAAAAA&#10;" fillcolor="white [3201]" strokecolor="#4bacc6 [3208]" strokeweight=".25pt">
                  <v:textbox>
                    <w:txbxContent>
                      <w:p w14:paraId="258F7299" w14:textId="77777777" w:rsidR="008666AE" w:rsidRDefault="008666AE">
                        <w:pPr>
                          <w:jc w:val="center"/>
                        </w:pPr>
                        <w:r>
                          <w:t>Protocol independent business logic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30" o:spid="_x0000_s1035" type="#_x0000_t132" style="position:absolute;left:43719;top:3524;width:7525;height:8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eCsAA&#10;AADbAAAADwAAAGRycy9kb3ducmV2LnhtbERPz2vCMBS+D/wfwhN2GTZ1DpHOKCor6HHt2Pm1eWuz&#10;NS+lyWz9781hsOPH93u7n2wnrjR441jBMklBENdOG24UfJT5YgPCB2SNnWNScCMP+93sYYuZdiO/&#10;07UIjYgh7DNU0IbQZ1L6uiWLPnE9ceS+3GAxRDg0Ug84xnDbyec0XUuLhmNDiz2dWqp/il+r4HI0&#10;n5e0etOVdzp/MVP55KtvpR7n0+EVRKAp/Iv/3GetYBXXxy/xB8jd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reCsAAAADbAAAADwAAAAAAAAAAAAAAAACYAgAAZHJzL2Rvd25y&#10;ZXYueG1sUEsFBgAAAAAEAAQA9QAAAIUDAAAAAA==&#10;" fillcolor="white [3201]" strokecolor="#4bacc6 [3208]" strokeweight=".25pt">
                  <v:textbox>
                    <w:txbxContent>
                      <w:p w14:paraId="37B621D3" w14:textId="77777777" w:rsidR="008666AE" w:rsidRDefault="008666AE">
                        <w:pPr>
                          <w:jc w:val="center"/>
                        </w:pPr>
                        <w:r>
                          <w:t>Offline Data</w:t>
                        </w:r>
                      </w:p>
                    </w:txbxContent>
                  </v:textbox>
                </v:shape>
                <v:rect id="Rectangle 31" o:spid="_x0000_s1036" style="position:absolute;left:43719;top:13617;width:8478;height:32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9DsMA&#10;AADbAAAADwAAAGRycy9kb3ducmV2LnhtbESPQWvCQBSE74X+h+UJvdVNFKSNriJFQSiCjTn0+Mg+&#10;s9Hs25BdY/z3rlDocZiZb5jFarCN6KnztWMF6TgBQVw6XXOloDhu3z9A+ICssXFMCu7kYbV8fVlg&#10;pt2Nf6jPQyUihH2GCkwIbSalLw1Z9GPXEkfv5DqLIcqukrrDW4TbRk6SZCYt1hwXDLb0Zai85Fer&#10;4Ndg3m+S/bksLunu+/q5Dt4dlHobDes5iEBD+A//tXdawTSF55f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V9DsMAAADbAAAADwAAAAAAAAAAAAAAAACYAgAAZHJzL2Rv&#10;d25yZXYueG1sUEsFBgAAAAAEAAQA9QAAAIgDAAAAAA==&#10;" fillcolor="white [3201]" strokecolor="#ffc000" strokeweight=".25pt">
                  <v:textbox>
                    <w:txbxContent>
                      <w:p w14:paraId="64C2537B" w14:textId="77777777" w:rsidR="008666AE" w:rsidRDefault="008666AE">
                        <w:pPr>
                          <w:jc w:val="center"/>
                        </w:pPr>
                      </w:p>
                    </w:txbxContent>
                  </v:textbox>
                </v:rect>
                <v:rect id="Rectangle 32" o:spid="_x0000_s1037" style="position:absolute;left:33147;top:30757;width:9715;height:1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Uk8UA&#10;AADbAAAADwAAAGRycy9kb3ducmV2LnhtbESPQWvCQBSE74X+h+UVegl100hFoqtoq5iToFa9PrLP&#10;JG32bchuNP333ULB4zAz3zDTeW9qcaXWVZYVvA5iEMS51RUXCj4P65cxCOeRNdaWScEPOZjPHh+m&#10;mGp74x1d974QAcIuRQWl900qpctLMugGtiEO3sW2Bn2QbSF1i7cAN7VM4ngkDVYcFkps6L2k/Hvf&#10;GQWH81ffvB3P0VJunMyi1fbjtOuUen7qFxMQnnp/D/+3M61gmMD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dSTxQAAANsAAAAPAAAAAAAAAAAAAAAAAJgCAABkcnMv&#10;ZG93bnJldi54bWxQSwUGAAAAAAQABAD1AAAAigMAAAAA&#10;" fillcolor="white [3201]" strokecolor="#4bacc6 [3208]" strokeweight=".25pt">
                  <v:textbox>
                    <w:txbxContent>
                      <w:p w14:paraId="1F74C666" w14:textId="77777777" w:rsidR="008666AE" w:rsidRDefault="008666AE">
                        <w:pPr>
                          <w:jc w:val="center"/>
                        </w:pPr>
                        <w:r>
                          <w:t>Mobile UI</w:t>
                        </w:r>
                      </w:p>
                    </w:txbxContent>
                  </v:textbox>
                </v:rect>
                <v:shape id="Text Box 33" o:spid="_x0000_s1038" type="#_x0000_t202" style="position:absolute;left:44291;top:14380;width:7525;height:7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14:paraId="4262891C" w14:textId="77777777" w:rsidR="008666AE" w:rsidRDefault="008666AE">
                        <w:r>
                          <w:t>Cloud Communication</w:t>
                        </w:r>
                      </w:p>
                    </w:txbxContent>
                  </v:textbox>
                </v:shape>
                <v:shape id="Text Box 35" o:spid="_x0000_s1039" type="#_x0000_t202" style="position:absolute;left:44767;top:38952;width:6858;height:6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6jzsMA&#10;AADbAAAADwAAAGRycy9kb3ducmV2LnhtbESPQWvCQBSE7wX/w/IKXkrd2FIp0VU0UCzeGhX09si+&#10;JovZtyG7avLvXUHwOMzMN8xs0dlaXKj1xrGC8SgBQVw4bbhUsNv+vH+D8AFZY+2YFPTkYTEfvMww&#10;1e7Kf3TJQykihH2KCqoQmlRKX1Rk0Y9cQxy9f9daDFG2pdQtXiPc1vIjSSbSouG4UGFDWUXFKT9b&#10;BZnpabXyh4z6tT1t9kdzzN96pYav3XIKIlAXnuFH+1cr+PyC+5f4A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6jzsMAAADbAAAADwAAAAAAAAAAAAAAAACYAgAAZHJzL2Rv&#10;d25yZXYueG1sUEsFBgAAAAAEAAQA9QAAAIgDAAAAAA==&#10;" fillcolor="white [3201]" strokecolor="#ffc000" strokeweight=".5pt">
                  <v:textbox>
                    <w:txbxContent>
                      <w:p w14:paraId="0A759533" w14:textId="77777777" w:rsidR="008666AE" w:rsidRDefault="008666AE">
                        <w:pPr>
                          <w:jc w:val="center"/>
                        </w:pPr>
                        <w:r>
                          <w:t>Azure IoT Hub</w:t>
                        </w:r>
                      </w:p>
                    </w:txbxContent>
                  </v:textbox>
                </v:shape>
                <v:shape id="Text Box 36" o:spid="_x0000_s1040" type="#_x0000_t202" style="position:absolute;left:44862;top:31809;width:6477;height:6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9ucQA&#10;AADbAAAADwAAAGRycy9kb3ducmV2LnhtbESPQWvCQBSE74X+h+UVvBTd1IJIdCMaKJbejBbq7ZF9&#10;Jkuyb0N21eTfd4VCj8PMfMOsN4NtxY16bxwreJslIIhLpw1XCk7Hj+kShA/IGlvHpGAkD5vs+WmN&#10;qXZ3PtCtCJWIEPYpKqhD6FIpfVmTRT9zHXH0Lq63GKLsK6l7vEe4beU8SRbSouG4UGNHeU1lU1yt&#10;gtyMtNv5n5zGvW2+vs/mXLyOSk1ehu0KRKAh/If/2p9awfsCHl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MPbnEAAAA2wAAAA8AAAAAAAAAAAAAAAAAmAIAAGRycy9k&#10;b3ducmV2LnhtbFBLBQYAAAAABAAEAPUAAACJAwAAAAA=&#10;" fillcolor="white [3201]" strokecolor="#ffc000" strokeweight=".5pt">
                  <v:textbox>
                    <w:txbxContent>
                      <w:p w14:paraId="2940D11A" w14:textId="77777777" w:rsidR="008666AE" w:rsidRDefault="008666AE">
                        <w:pPr>
                          <w:jc w:val="center"/>
                        </w:pPr>
                        <w:r>
                          <w:t>HTTPS</w:t>
                        </w:r>
                      </w:p>
                    </w:txbxContent>
                  </v:textbox>
                </v:shape>
                <v:rect id="Rectangle 49" o:spid="_x0000_s1041" style="position:absolute;left:2476;top:11906;width:12287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AN8MA&#10;AADbAAAADwAAAGRycy9kb3ducmV2LnhtbESPQWsCMRSE74L/ITzBm2bV0tatUUpB8CSovfT22Dw3&#10;Wzcvu0lc139vCkKPw8x8w6w2va1FRz5UjhXMphkI4sLpiksF36ft5B1EiMgaa8ek4E4BNuvhYIW5&#10;djc+UHeMpUgQDjkqMDE2uZShMGQxTF1DnLyz8xZjkr6U2uMtwW0t51n2Ki1WnBYMNvRlqLgcr1ZB&#10;3XblfN8WP21mr/f21yz8226h1HjUf36AiNTH//CzvdMKXpbw9yX9A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KAN8MAAADbAAAADwAAAAAAAAAAAAAAAACYAgAAZHJzL2Rv&#10;d25yZXYueG1sUEsFBgAAAAAEAAQA9QAAAIgDAAAAAA==&#10;" fillcolor="white [3201]" strokecolor="#8064a2 [3207]" strokeweight="2pt">
                  <v:textbox>
                    <w:txbxContent>
                      <w:p w14:paraId="187C0C6C" w14:textId="77777777" w:rsidR="008666AE" w:rsidRDefault="008666AE">
                        <w:pPr>
                          <w:jc w:val="center"/>
                        </w:pPr>
                        <w:r>
                          <w:t>J1939 Dongle</w:t>
                        </w:r>
                      </w:p>
                    </w:txbxContent>
                  </v:textbox>
                </v:rect>
                <v:rect id="Rectangle 74" o:spid="_x0000_s1042" style="position:absolute;left:2752;top:31422;width:12287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lFMMA&#10;AADbAAAADwAAAGRycy9kb3ducmV2LnhtbESPQWsCMRSE7wX/Q3gFbzVblVpWo0ih4EnQeuntsXlu&#10;Vjcvu0lc139vBMHjMDPfMItVb2vRkQ+VYwWfowwEceF0xaWCw9/vxzeIEJE11o5JwY0CrJaDtwXm&#10;2l15R90+liJBOOSowMTY5FKGwpDFMHINcfKOzluMSfpSao/XBLe1HGfZl7RYcVow2NCPoeK8v1gF&#10;dduV421b/LeZvdzak5n42Wai1PC9X89BROrjK/xsb7SC2RQeX9I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/lFMMAAADbAAAADwAAAAAAAAAAAAAAAACYAgAAZHJzL2Rv&#10;d25yZXYueG1sUEsFBgAAAAAEAAQA9QAAAIgDAAAAAA==&#10;" fillcolor="white [3201]" strokecolor="#8064a2 [3207]" strokeweight="2pt">
                  <v:textbox>
                    <w:txbxContent>
                      <w:p w14:paraId="7F542AB8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OBD Dongle</w:t>
                        </w:r>
                      </w:p>
                    </w:txbxContent>
                  </v:textbox>
                </v:rect>
                <v:rect id="Rectangle 75" o:spid="_x0000_s1043" style="position:absolute;left:24183;top:28670;width:7630;height:11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Aj8MA&#10;AADbAAAADwAAAGRycy9kb3ducmV2LnhtbESPQWsCMRSE7wX/Q3gFbzVbxVpWo0ih4EnQeuntsXlu&#10;Vjcvu0lc139vBMHjMDPfMItVb2vRkQ+VYwWfowwEceF0xaWCw9/vxzeIEJE11o5JwY0CrJaDtwXm&#10;2l15R90+liJBOOSowMTY5FKGwpDFMHINcfKOzluMSfpSao/XBLe1HGfZl7RYcVow2NCPoeK8v1gF&#10;dduV421b/LeZvdzak5n42Wai1PC9X89BROrjK/xsb7SC2RQeX9I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NAj8MAAADbAAAADwAAAAAAAAAAAAAAAACYAgAAZHJzL2Rv&#10;d25yZXYueG1sUEsFBgAAAAAEAAQA9QAAAIgDAAAAAA==&#10;" fillcolor="white [3201]" strokecolor="#8064a2 [3207]" strokeweight="2pt">
                  <v:textbox>
                    <w:txbxContent>
                      <w:p w14:paraId="6F2850F3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 w14:paraId="78B67A40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(OBD)</w:t>
                        </w:r>
                      </w:p>
                      <w:p w14:paraId="0B7CF2BF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6" o:spid="_x0000_s1044" style="position:absolute;left:24288;top:11229;width:7627;height:9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e+MIA&#10;AADbAAAADwAAAGRycy9kb3ducmV2LnhtbESPT4vCMBTE7wt+h/CEva2pCirVKCIseFrwz8Xbo3k2&#10;1ealTWKt334jLOxxmJnfMKtNb2vRkQ+VYwXjUQaCuHC64lLB+fT9tQARIrLG2jEpeFGAzXrwscJc&#10;uycfqDvGUiQIhxwVmBibXMpQGLIYRq4hTt7VeYsxSV9K7fGZ4LaWkyybSYsVpwWDDe0MFffjwyqo&#10;266c/LTFpc3s49XezNTP91OlPof9dgkiUh//w3/tvVYwn8H7S/o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Ed74wgAAANsAAAAPAAAAAAAAAAAAAAAAAJgCAABkcnMvZG93&#10;bnJldi54bWxQSwUGAAAAAAQABAD1AAAAhwMAAAAA&#10;" fillcolor="white [3201]" strokecolor="#8064a2 [3207]" strokeweight="2pt">
                  <v:textbox>
                    <w:txbxContent>
                      <w:p w14:paraId="6EECA743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eastAsia="Malgun Gothic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 xml:space="preserve">Dongle Dependent Lib  </w:t>
                        </w:r>
                      </w:p>
                      <w:p w14:paraId="07D9ADE7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(J1939)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254C0B" w14:textId="77777777" w:rsidR="00D02D70" w:rsidRDefault="00D02D70">
      <w:pPr>
        <w:spacing w:line="240" w:lineRule="auto"/>
        <w:ind w:left="357"/>
        <w:contextualSpacing/>
        <w:rPr>
          <w:sz w:val="24"/>
        </w:rPr>
      </w:pPr>
    </w:p>
    <w:p w14:paraId="5AE311A5" w14:textId="73A121C5" w:rsidR="00D02D70" w:rsidRDefault="00FC285A" w:rsidP="000D3BDB">
      <w:pPr>
        <w:pStyle w:val="ListParagraph1"/>
        <w:numPr>
          <w:ilvl w:val="0"/>
          <w:numId w:val="6"/>
        </w:numPr>
        <w:jc w:val="both"/>
      </w:pPr>
      <w:r w:rsidRPr="006D1487">
        <w:t xml:space="preserve">The </w:t>
      </w:r>
      <w:r w:rsidR="00D362F1" w:rsidRPr="006D1487">
        <w:t>Dongle will communicate with Protocol dependent layer. This will be a configurable interface to support more than 1 dongle. Protocol dependent layer shall encapsulate protocol/Dongle specific implementation details.</w:t>
      </w:r>
    </w:p>
    <w:p w14:paraId="07997609" w14:textId="77777777" w:rsidR="000D3BDB" w:rsidRPr="006D1487" w:rsidRDefault="000D3BDB" w:rsidP="006D1487">
      <w:pPr>
        <w:pStyle w:val="ListParagraph1"/>
        <w:ind w:left="1512"/>
        <w:jc w:val="both"/>
      </w:pPr>
    </w:p>
    <w:p w14:paraId="5428C400" w14:textId="77777777" w:rsidR="00D02D70" w:rsidRPr="006D1487" w:rsidRDefault="00D362F1" w:rsidP="006D1487">
      <w:pPr>
        <w:pStyle w:val="ListParagraph1"/>
        <w:numPr>
          <w:ilvl w:val="0"/>
          <w:numId w:val="6"/>
        </w:numPr>
        <w:jc w:val="both"/>
      </w:pPr>
      <w:r w:rsidRPr="006D1487">
        <w:t xml:space="preserve">Protocol Independent business logic is </w:t>
      </w:r>
      <w:r w:rsidR="00FC285A" w:rsidRPr="006D1487">
        <w:t xml:space="preserve">an </w:t>
      </w:r>
      <w:r w:rsidRPr="006D1487">
        <w:t>intermediate layer which will communicate with Protocol dependent layer, Local Database, Cloud API and Mobile UI.</w:t>
      </w:r>
    </w:p>
    <w:p w14:paraId="52233902" w14:textId="77777777" w:rsidR="000D3BDB" w:rsidRDefault="000D3BDB" w:rsidP="006D1487">
      <w:pPr>
        <w:pStyle w:val="ListParagraph1"/>
        <w:ind w:left="1512"/>
        <w:jc w:val="both"/>
      </w:pPr>
    </w:p>
    <w:p w14:paraId="3AF424C5" w14:textId="2551E74D" w:rsidR="00D02D70" w:rsidRPr="006D1487" w:rsidRDefault="00D362F1" w:rsidP="006D1487">
      <w:pPr>
        <w:pStyle w:val="ListParagraph1"/>
        <w:numPr>
          <w:ilvl w:val="0"/>
          <w:numId w:val="6"/>
        </w:numPr>
        <w:jc w:val="both"/>
      </w:pPr>
      <w:r w:rsidRPr="006D1487">
        <w:t>Maintaining local database to track trips and vehicle information. This data w</w:t>
      </w:r>
      <w:r w:rsidR="001F63C2" w:rsidRPr="006D1487">
        <w:t>ill be</w:t>
      </w:r>
      <w:r w:rsidRPr="006D1487">
        <w:t xml:space="preserve"> synced with server on Azure.</w:t>
      </w:r>
    </w:p>
    <w:p w14:paraId="43335B34" w14:textId="77777777" w:rsidR="00D02D70" w:rsidRPr="006D1487" w:rsidRDefault="00D362F1">
      <w:pPr>
        <w:spacing w:line="240" w:lineRule="auto"/>
        <w:ind w:left="357"/>
        <w:contextualSpacing/>
      </w:pPr>
      <w:r w:rsidRPr="006D1487">
        <w:t xml:space="preserve">Mobile application </w:t>
      </w:r>
      <w:r w:rsidR="00541278" w:rsidRPr="006D1487">
        <w:t>has been developed using:</w:t>
      </w:r>
    </w:p>
    <w:p w14:paraId="243EB83A" w14:textId="77777777" w:rsidR="00D02D70" w:rsidRPr="006D1487" w:rsidRDefault="00D362F1">
      <w:pPr>
        <w:pStyle w:val="ListParagraph"/>
        <w:numPr>
          <w:ilvl w:val="0"/>
          <w:numId w:val="7"/>
        </w:numPr>
        <w:spacing w:line="240" w:lineRule="auto"/>
      </w:pPr>
      <w:r w:rsidRPr="006D1487">
        <w:t>Android Native Platform</w:t>
      </w:r>
    </w:p>
    <w:p w14:paraId="152E56D9" w14:textId="77777777" w:rsidR="00D02D70" w:rsidRPr="006D1487" w:rsidRDefault="00D362F1">
      <w:pPr>
        <w:pStyle w:val="ListParagraph"/>
        <w:numPr>
          <w:ilvl w:val="0"/>
          <w:numId w:val="7"/>
        </w:numPr>
        <w:spacing w:line="240" w:lineRule="auto"/>
      </w:pPr>
      <w:r w:rsidRPr="006D1487">
        <w:t>SQLite Database</w:t>
      </w:r>
    </w:p>
    <w:p w14:paraId="2DC68B24" w14:textId="77777777" w:rsidR="00D02D70" w:rsidRPr="006D1487" w:rsidRDefault="00D362F1">
      <w:pPr>
        <w:pStyle w:val="ListParagraph"/>
        <w:numPr>
          <w:ilvl w:val="0"/>
          <w:numId w:val="7"/>
        </w:numPr>
        <w:spacing w:line="240" w:lineRule="auto"/>
      </w:pPr>
      <w:r w:rsidRPr="006D1487">
        <w:t>Azure IoT client</w:t>
      </w:r>
    </w:p>
    <w:p w14:paraId="34D4A26B" w14:textId="77777777" w:rsidR="00D02D70" w:rsidRDefault="00D02D70">
      <w:pPr>
        <w:spacing w:line="240" w:lineRule="auto"/>
        <w:ind w:left="357"/>
        <w:contextualSpacing/>
        <w:rPr>
          <w:sz w:val="24"/>
        </w:rPr>
      </w:pPr>
    </w:p>
    <w:p w14:paraId="5C67C181" w14:textId="77777777" w:rsidR="00D02D70" w:rsidRDefault="00D02D70">
      <w:pPr>
        <w:spacing w:line="240" w:lineRule="auto"/>
        <w:ind w:left="357"/>
        <w:contextualSpacing/>
        <w:rPr>
          <w:sz w:val="24"/>
        </w:rPr>
      </w:pPr>
    </w:p>
    <w:p w14:paraId="13775B84" w14:textId="77777777" w:rsidR="00D02D70" w:rsidRDefault="00D02D70">
      <w:pPr>
        <w:spacing w:line="240" w:lineRule="auto"/>
        <w:ind w:left="357"/>
        <w:contextualSpacing/>
        <w:rPr>
          <w:sz w:val="24"/>
        </w:rPr>
      </w:pPr>
    </w:p>
    <w:p w14:paraId="64FE8EC6" w14:textId="77777777" w:rsidR="00D02D70" w:rsidRDefault="00D362F1">
      <w:pPr>
        <w:pStyle w:val="Heading2"/>
        <w:numPr>
          <w:ilvl w:val="1"/>
          <w:numId w:val="1"/>
        </w:numPr>
        <w:rPr>
          <w:rStyle w:val="Heading3Char"/>
        </w:rPr>
      </w:pPr>
      <w:bookmarkStart w:id="328" w:name="_Toc515361285"/>
      <w:bookmarkStart w:id="329" w:name="_Toc515383325"/>
      <w:r>
        <w:rPr>
          <w:rStyle w:val="Heading3Char"/>
        </w:rPr>
        <w:lastRenderedPageBreak/>
        <w:t>Cloud Application Components</w:t>
      </w:r>
      <w:bookmarkEnd w:id="328"/>
      <w:bookmarkEnd w:id="329"/>
    </w:p>
    <w:p w14:paraId="457B5DCF" w14:textId="77777777" w:rsidR="000D3BDB" w:rsidRDefault="000D3BDB">
      <w:pPr>
        <w:ind w:left="360"/>
      </w:pPr>
    </w:p>
    <w:p w14:paraId="14B82823" w14:textId="615643FE" w:rsidR="00103A5B" w:rsidRDefault="00103A5B" w:rsidP="006D1487">
      <w:pPr>
        <w:ind w:left="360"/>
        <w:jc w:val="both"/>
      </w:pPr>
      <w:r>
        <w:t>The c</w:t>
      </w:r>
      <w:r w:rsidR="00D362F1">
        <w:t>loud application uses shared mu</w:t>
      </w:r>
      <w:r w:rsidR="00CD29B7">
        <w:t>lti-tenant architecture; where t</w:t>
      </w:r>
      <w:r w:rsidR="00D362F1">
        <w:t xml:space="preserve">enant details and authorization details (roles and privileges) are stored in </w:t>
      </w:r>
      <w:r>
        <w:t>a Master database while</w:t>
      </w:r>
      <w:r w:rsidR="00CD29B7">
        <w:t xml:space="preserve"> t</w:t>
      </w:r>
      <w:r w:rsidR="00D362F1">
        <w:t>enant</w:t>
      </w:r>
      <w:r>
        <w:t>-</w:t>
      </w:r>
      <w:r w:rsidR="00D362F1">
        <w:t xml:space="preserve"> specific informa</w:t>
      </w:r>
      <w:r w:rsidR="00CD29B7">
        <w:t>tion is stored inside separate tenant-</w:t>
      </w:r>
      <w:r w:rsidR="00D362F1">
        <w:t xml:space="preserve">specific databases. </w:t>
      </w:r>
    </w:p>
    <w:p w14:paraId="77E870E5" w14:textId="6C3F2950" w:rsidR="00D02D70" w:rsidRDefault="00103A5B" w:rsidP="006D1487">
      <w:pPr>
        <w:ind w:left="360"/>
        <w:jc w:val="both"/>
      </w:pPr>
      <w:r>
        <w:t xml:space="preserve">The </w:t>
      </w:r>
      <w:r w:rsidR="0051189C">
        <w:t>illustration</w:t>
      </w:r>
      <w:r>
        <w:t xml:space="preserve"> given below</w:t>
      </w:r>
      <w:r w:rsidR="00D362F1">
        <w:t xml:space="preserve"> provide</w:t>
      </w:r>
      <w:r w:rsidR="0051189C">
        <w:t>s</w:t>
      </w:r>
      <w:r w:rsidR="00D362F1">
        <w:t xml:space="preserve"> </w:t>
      </w:r>
      <w:r>
        <w:t xml:space="preserve">a </w:t>
      </w:r>
      <w:r w:rsidR="00D362F1">
        <w:t xml:space="preserve">detailed view of </w:t>
      </w:r>
      <w:r>
        <w:t xml:space="preserve">the </w:t>
      </w:r>
      <w:r w:rsidR="00D362F1">
        <w:t>different component</w:t>
      </w:r>
      <w:r>
        <w:t>s</w:t>
      </w:r>
      <w:r w:rsidR="00D362F1">
        <w:t xml:space="preserve"> used in </w:t>
      </w:r>
      <w:r>
        <w:t xml:space="preserve">the </w:t>
      </w:r>
      <w:r w:rsidR="00D362F1">
        <w:t>cloud applicati</w:t>
      </w:r>
      <w:r>
        <w:t>on:</w:t>
      </w:r>
    </w:p>
    <w:p w14:paraId="2B400B83" w14:textId="77777777" w:rsidR="00D02D70" w:rsidRDefault="00D362F1">
      <w:r>
        <w:rPr>
          <w:noProof/>
          <w:lang w:val="en-IN" w:eastAsia="en-IN" w:bidi="ar-SA"/>
        </w:rPr>
        <mc:AlternateContent>
          <mc:Choice Requires="wpc">
            <w:drawing>
              <wp:inline distT="0" distB="0" distL="0" distR="0" wp14:anchorId="4C0C020C" wp14:editId="0D908A10">
                <wp:extent cx="6552565" cy="5895340"/>
                <wp:effectExtent l="0" t="0" r="19685" b="10160"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68" name="Flowchart: Process 68"/>
                        <wps:cNvSpPr/>
                        <wps:spPr>
                          <a:xfrm>
                            <a:off x="76201" y="542925"/>
                            <a:ext cx="6381750" cy="4610101"/>
                          </a:xfrm>
                          <a:prstGeom prst="flowChartProcess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14307" y="47625"/>
                            <a:ext cx="126682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56508" w14:textId="77777777" w:rsidR="008666AE" w:rsidRDefault="008666AE">
                              <w:pPr>
                                <w:jc w:val="center"/>
                              </w:pPr>
                              <w:r>
                                <w:t>Mobile 1...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914900" y="66675"/>
                            <a:ext cx="140017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32F2D1" w14:textId="77777777" w:rsidR="008666AE" w:rsidRDefault="008666AE">
                              <w:pPr>
                                <w:jc w:val="center"/>
                              </w:pPr>
                              <w:r>
                                <w:t xml:space="preserve">Web UI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14307" y="628651"/>
                            <a:ext cx="1333543" cy="2952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35D004" w14:textId="77777777" w:rsidR="008666AE" w:rsidRDefault="008666AE">
                              <w:pPr>
                                <w:jc w:val="center"/>
                              </w:pPr>
                              <w:r>
                                <w:t>Azure IoT 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52426" y="628650"/>
                            <a:ext cx="2028825" cy="31432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B00189" w14:textId="77777777" w:rsidR="008666AE" w:rsidRDefault="008666AE">
                              <w:pPr>
                                <w:jc w:val="center"/>
                              </w:pPr>
                              <w:r>
                                <w:t>HTTPS Communication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362200" y="1323975"/>
                            <a:ext cx="1333500" cy="485776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867696" w14:textId="77777777" w:rsidR="008666AE" w:rsidRDefault="008666AE">
                              <w:pPr>
                                <w:jc w:val="center"/>
                              </w:pPr>
                              <w:r>
                                <w:t>Azure Backend App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Flowchart: Magnetic Disk 44"/>
                        <wps:cNvSpPr/>
                        <wps:spPr>
                          <a:xfrm>
                            <a:off x="4657725" y="1152526"/>
                            <a:ext cx="1171575" cy="83820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F99B8" w14:textId="77777777" w:rsidR="008666AE" w:rsidRDefault="008666AE">
                              <w:pPr>
                                <w:jc w:val="center"/>
                              </w:pPr>
                              <w:r>
                                <w:t>Master Shared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52397" y="2219325"/>
                            <a:ext cx="2914653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05CB" w14:textId="77777777" w:rsidR="008666AE" w:rsidRDefault="008666AE">
                              <w:pPr>
                                <w:jc w:val="center"/>
                              </w:pPr>
                              <w:r>
                                <w:t xml:space="preserve">Tenant 1 </w:t>
                              </w:r>
                            </w:p>
                            <w:p w14:paraId="5AEFEE33" w14:textId="77777777" w:rsidR="008666AE" w:rsidRDefault="008666AE">
                              <w:pPr>
                                <w:jc w:val="center"/>
                              </w:pPr>
                              <w:r>
                                <w:t xml:space="preserve">Data </w:t>
                              </w:r>
                            </w:p>
                            <w:p w14:paraId="4191EFDF" w14:textId="77777777" w:rsidR="008666AE" w:rsidRDefault="008666AE">
                              <w:pPr>
                                <w:jc w:val="center"/>
                              </w:pPr>
                              <w:r>
                                <w:t>Storage</w:t>
                              </w:r>
                            </w:p>
                            <w:p w14:paraId="16AC1395" w14:textId="77777777" w:rsidR="008666AE" w:rsidRDefault="008666A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Flowchart: Magnetic Disk 46"/>
                        <wps:cNvSpPr/>
                        <wps:spPr>
                          <a:xfrm>
                            <a:off x="218603" y="2313600"/>
                            <a:ext cx="885825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7A545" w14:textId="77777777" w:rsidR="008666AE" w:rsidRDefault="008666AE">
                              <w:pPr>
                                <w:jc w:val="center"/>
                              </w:pPr>
                              <w: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Flowchart: Card 47"/>
                        <wps:cNvSpPr/>
                        <wps:spPr>
                          <a:xfrm>
                            <a:off x="1962150" y="2343150"/>
                            <a:ext cx="1056294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DC89A4" w14:textId="77777777" w:rsidR="008666AE" w:rsidRDefault="008666AE">
                              <w:pPr>
                                <w:jc w:val="center"/>
                              </w:pPr>
                              <w: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56390" y="2219325"/>
                            <a:ext cx="2924861" cy="22383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A5B3BA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Tenant... N</w:t>
                              </w:r>
                            </w:p>
                            <w:p w14:paraId="71ECE7AB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 xml:space="preserve"> Data </w:t>
                              </w:r>
                            </w:p>
                            <w:p w14:paraId="28808A0D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Storage</w:t>
                              </w:r>
                            </w:p>
                            <w:p w14:paraId="663CE32C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Flowchart: Magnetic Disk 51"/>
                        <wps:cNvSpPr/>
                        <wps:spPr>
                          <a:xfrm>
                            <a:off x="3628050" y="2362200"/>
                            <a:ext cx="885190" cy="857250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6D4C8E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SQL DB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2" name="Flowchart: Card 52"/>
                        <wps:cNvSpPr/>
                        <wps:spPr>
                          <a:xfrm>
                            <a:off x="5333999" y="2446950"/>
                            <a:ext cx="1009033" cy="723900"/>
                          </a:xfrm>
                          <a:prstGeom prst="flowChartPunchedCard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F222C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Blob Storage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Flowchart: Magnetic Disk 57"/>
                        <wps:cNvSpPr/>
                        <wps:spPr>
                          <a:xfrm>
                            <a:off x="3514726" y="3876675"/>
                            <a:ext cx="2800350" cy="50482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193CD5" w14:textId="77777777" w:rsidR="008666AE" w:rsidRDefault="008666AE">
                              <w:pPr>
                                <w:jc w:val="center"/>
                              </w:pPr>
                              <w: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Flowchart: Magnetic Disk 58"/>
                        <wps:cNvSpPr/>
                        <wps:spPr>
                          <a:xfrm>
                            <a:off x="171360" y="3895724"/>
                            <a:ext cx="2857590" cy="485775"/>
                          </a:xfrm>
                          <a:prstGeom prst="flowChartMagneticDisk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0BB97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="Malgun Gothic" w:hAnsiTheme="minorHAnsi" w:cstheme="minorHAnsi"/>
                                  <w:sz w:val="22"/>
                                  <w:szCs w:val="22"/>
                                </w:rPr>
                                <w:t>Tenant Report Ready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Straight Arrow Connector 62"/>
                        <wps:cNvCnPr>
                          <a:stCxn id="43" idx="2"/>
                          <a:endCxn id="48" idx="0"/>
                        </wps:cNvCnPr>
                        <wps:spPr>
                          <a:xfrm>
                            <a:off x="3028950" y="1809751"/>
                            <a:ext cx="1889871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43" idx="2"/>
                          <a:endCxn id="45" idx="0"/>
                        </wps:cNvCnPr>
                        <wps:spPr>
                          <a:xfrm flipH="1">
                            <a:off x="1609724" y="1809751"/>
                            <a:ext cx="1419226" cy="409574"/>
                          </a:xfrm>
                          <a:prstGeom prst="straightConnector1">
                            <a:avLst/>
                          </a:prstGeom>
                          <a:ln w="3175"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4" name="Flowchart: Process 64"/>
                        <wps:cNvSpPr/>
                        <wps:spPr>
                          <a:xfrm>
                            <a:off x="95251" y="5343525"/>
                            <a:ext cx="6353174" cy="304800"/>
                          </a:xfrm>
                          <a:prstGeom prst="flowChartProcess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34B2A" w14:textId="77777777" w:rsidR="008666AE" w:rsidRPr="0051189C" w:rsidRDefault="008666A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51189C">
                                <w:rPr>
                                  <w:b/>
                                </w:rPr>
                                <w:t>PowerBI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6" name="Curved Connector 66"/>
                        <wps:cNvCnPr>
                          <a:stCxn id="57" idx="3"/>
                        </wps:cNvCnPr>
                        <wps:spPr>
                          <a:xfrm rot="5400000">
                            <a:off x="4443414" y="4852987"/>
                            <a:ext cx="942975" cy="1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>
                          <a:stCxn id="41" idx="2"/>
                        </wps:cNvCnPr>
                        <wps:spPr>
                          <a:xfrm flipH="1">
                            <a:off x="1180631" y="923927"/>
                            <a:ext cx="448" cy="47624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>
                          <a:stCxn id="42" idx="2"/>
                          <a:endCxn id="43" idx="0"/>
                        </wps:cNvCnPr>
                        <wps:spPr>
                          <a:xfrm flipH="1">
                            <a:off x="3028950" y="942975"/>
                            <a:ext cx="2337889" cy="3810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urved Connector 71"/>
                        <wps:cNvCnPr>
                          <a:stCxn id="39" idx="2"/>
                          <a:endCxn id="41" idx="0"/>
                        </wps:cNvCnPr>
                        <wps:spPr>
                          <a:xfrm rot="16200000" flipH="1">
                            <a:off x="1040574" y="488145"/>
                            <a:ext cx="247651" cy="3335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urved Connector 72"/>
                        <wps:cNvCnPr>
                          <a:stCxn id="39" idx="3"/>
                          <a:endCxn id="42" idx="1"/>
                        </wps:cNvCnPr>
                        <wps:spPr>
                          <a:xfrm>
                            <a:off x="1781132" y="214313"/>
                            <a:ext cx="2571294" cy="571500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urved Connector 73"/>
                        <wps:cNvCnPr>
                          <a:stCxn id="40" idx="2"/>
                          <a:endCxn id="42" idx="0"/>
                        </wps:cNvCnPr>
                        <wps:spPr>
                          <a:xfrm rot="5400000">
                            <a:off x="5376614" y="390276"/>
                            <a:ext cx="228600" cy="248149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800350" y="785813"/>
                            <a:ext cx="9144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04DDB2" w14:textId="77777777" w:rsidR="008666AE" w:rsidRDefault="008666AE">
                              <w:pP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000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CLOUD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Straight Arrow Connector 53"/>
                        <wps:cNvCnPr>
                          <a:stCxn id="43" idx="3"/>
                          <a:endCxn id="44" idx="2"/>
                        </wps:cNvCnPr>
                        <wps:spPr>
                          <a:xfrm>
                            <a:off x="3695700" y="1566863"/>
                            <a:ext cx="962025" cy="476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urved Connector 78"/>
                        <wps:cNvCnPr/>
                        <wps:spPr>
                          <a:xfrm rot="5400000">
                            <a:off x="1125197" y="4852987"/>
                            <a:ext cx="942975" cy="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85774" y="1400175"/>
                            <a:ext cx="1381083" cy="29527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9B7180" w14:textId="77777777" w:rsidR="008666AE" w:rsidRDefault="008666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eastAsia="Malgun Gothic"/>
                                  <w:sz w:val="22"/>
                                  <w:szCs w:val="22"/>
                                  <w:lang w:val="en-IN"/>
                                </w:rPr>
                                <w:t>Stream Analytics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1180629" y="1704975"/>
                            <a:ext cx="0" cy="533400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1564935" y="1695450"/>
                            <a:ext cx="2540340" cy="504825"/>
                          </a:xfrm>
                          <a:prstGeom prst="straightConnector1">
                            <a:avLst/>
                          </a:prstGeom>
                          <a:ln w="3175"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0C020C" id="Canvas 37" o:spid="_x0000_s1045" editas="canvas" style="width:515.95pt;height:464.2pt;mso-position-horizontal-relative:char;mso-position-vertical-relative:line" coordsize="65525,5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">
                <v:shape id="_x0000_s1046" type="#_x0000_t75" style="position:absolute;width:65525;height:58953;visibility:visible;mso-wrap-style:square" filled="t" fillcolor="#eeece1 [3214]" stroked="t" strokecolor="#4f81bd [3204]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68" o:spid="_x0000_s1047" type="#_x0000_t109" style="position:absolute;left:762;top:5429;width:63817;height:46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BhZsEA&#10;AADbAAAADwAAAGRycy9kb3ducmV2LnhtbERPu2rDMBTdC/kHcQPZGrkZ3OJGCWkgJYsptdPOF+vW&#10;NrGujKT6ka+PhkLHw3lv95PpxEDOt5YVPK0TEMSV1S3XCi7l6fEFhA/IGjvLpGAmD/vd4mGLmbYj&#10;f9JQhFrEEPYZKmhC6DMpfdWQQb+2PXHkfqwzGCJ0tdQOxxhuOrlJklQabDk2NNjTsaHqWvwaBWNZ&#10;5rd3vOBEz/7j683N+Xd+VGq1nA6vIAJN4V/85z5rBWkcG7/EHy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wYWbBAAAA2wAAAA8AAAAAAAAAAAAAAAAAmAIAAGRycy9kb3du&#10;cmV2LnhtbFBLBQYAAAAABAAEAPUAAACGAwAAAAA=&#10;" fillcolor="white [3201]" strokecolor="#4bacc6 [3208]" strokeweight=".5pt"/>
                <v:rect id="Rectangle 39" o:spid="_x0000_s1048" style="position:absolute;left:5143;top:476;width:1266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+tG8QA&#10;AADbAAAADwAAAGRycy9kb3ducmV2LnhtbESPQWvCQBSE70L/w/KE3nSjLVJTN6EUKjkJWj309sg+&#10;k2j2bcyuSfz3XUHwOMzMN8wqHUwtOmpdZVnBbBqBIM6trrhQsP/9mXyAcB5ZY22ZFNzIQZq8jFYY&#10;a9vzlrqdL0SAsItRQel9E0vp8pIMuqltiIN3tK1BH2RbSN1iH+CmlvMoWkiDFYeFEhv6Lik/765G&#10;wfLEx7/osL7M96Z7b7ILbg7VQqnX8fD1CcLT4J/hRzvTCt6WcP8SfoB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/rRvEAAAA2wAAAA8AAAAAAAAAAAAAAAAAmAIAAGRycy9k&#10;b3ducmV2LnhtbFBLBQYAAAAABAAEAPUAAACJAwAAAAA=&#10;" fillcolor="black [3200]" strokecolor="black [1600]" strokeweight="2pt">
                  <v:textbox>
                    <w:txbxContent>
                      <w:p w14:paraId="74756508" w14:textId="77777777" w:rsidR="008666AE" w:rsidRDefault="008666AE">
                        <w:pPr>
                          <w:jc w:val="center"/>
                        </w:pPr>
                        <w:r>
                          <w:t>Mobile 1... N</w:t>
                        </w:r>
                      </w:p>
                    </w:txbxContent>
                  </v:textbox>
                </v:rect>
                <v:rect id="Rectangle 40" o:spid="_x0000_s1049" style="position:absolute;left:49149;top:666;width:14001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3+70A&#10;AADbAAAADwAAAGRycy9kb3ducmV2LnhtbERPuwrCMBTdBf8hXMFNU0VEq1FEUJwEX4Pbpbm21eam&#10;NrHWvzeD4Hg47/myMYWoqXK5ZQWDfgSCOLE651TB+bTpTUA4j6yxsEwKPuRguWi35hhr++YD1Uef&#10;ihDCLkYFmfdlLKVLMjLo+rYkDtzNVgZ9gFUqdYXvEG4KOYyisTSYc2jIsKR1Rsnj+DIKpne+XaPL&#10;9jk8m3pU7p64v+RjpbqdZjUD4anxf/HPvdMKRmF9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sN3+70AAADbAAAADwAAAAAAAAAAAAAAAACYAgAAZHJzL2Rvd25yZXYu&#10;eG1sUEsFBgAAAAAEAAQA9QAAAIIDAAAAAA==&#10;" fillcolor="black [3200]" strokecolor="black [1600]" strokeweight="2pt">
                  <v:textbox>
                    <w:txbxContent>
                      <w:p w14:paraId="7F32F2D1" w14:textId="77777777" w:rsidR="008666AE" w:rsidRDefault="008666AE">
                        <w:pPr>
                          <w:jc w:val="center"/>
                        </w:pPr>
                        <w:r>
                          <w:t xml:space="preserve">Web UI </w:t>
                        </w:r>
                      </w:p>
                    </w:txbxContent>
                  </v:textbox>
                </v:rect>
                <v:rect id="Rectangle 41" o:spid="_x0000_s1050" style="position:absolute;left:5143;top:6286;width:13335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GPRMQA&#10;AADbAAAADwAAAGRycy9kb3ducmV2LnhtbESPQWvCQBSE7wX/w/IKXopuIq2E1DXYgii0F6PQ6zP7&#10;moRk34bsmsR/3y0Uehxm5htmk02mFQP1rrasIF5GIIgLq2suFVzO+0UCwnlkja1lUnAnB9l29rDB&#10;VNuRTzTkvhQBwi5FBZX3XSqlKyoy6Ja2Iw7et+0N+iD7UuoexwA3rVxF0VoarDksVNjRe0VFk9+M&#10;gmT8vL19XH0Tf+HTy8AD4xUPSs0fp90rCE+T/w//tY9awXMMv1/C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hj0TEAAAA2wAAAA8AAAAAAAAAAAAAAAAAmAIAAGRycy9k&#10;b3ducmV2LnhtbFBLBQYAAAAABAAEAPUAAACJAwAAAAA=&#10;" fillcolor="#eaf1dd [662]" strokecolor="#4f81bd [3204]" strokeweight=".25pt">
                  <v:textbox>
                    <w:txbxContent>
                      <w:p w14:paraId="1535D004" w14:textId="77777777" w:rsidR="008666AE" w:rsidRDefault="008666AE">
                        <w:pPr>
                          <w:jc w:val="center"/>
                        </w:pPr>
                        <w:r>
                          <w:t>Azure IoT Hub</w:t>
                        </w:r>
                      </w:p>
                    </w:txbxContent>
                  </v:textbox>
                </v:rect>
                <v:rect id="Rectangle 42" o:spid="_x0000_s1051" style="position:absolute;left:43524;top:6286;width:20288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RM8IA&#10;AADbAAAADwAAAGRycy9kb3ducmV2LnhtbESPT4vCMBTE7wt+h/AEL4umiitSjaKCKLgX/4DXZ/Ns&#10;i81LaWJbv70RFvY4zMxvmPmyNYWoqXK5ZQXDQQSCOLE651TB5bztT0E4j6yxsEwKXuRgueh8zTHW&#10;tuEj1SefigBhF6OCzPsyltIlGRl0A1sSB+9uK4M+yCqVusImwE0hR1E0kQZzDgsZlrTJKHmcnkbB&#10;tPl9rg83/xhe8fun5prxhjulet12NQPhqfX/4b/2XisYj+DzJfwA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cxEzwgAAANsAAAAPAAAAAAAAAAAAAAAAAJgCAABkcnMvZG93&#10;bnJldi54bWxQSwUGAAAAAAQABAD1AAAAhwMAAAAA&#10;" fillcolor="#eaf1dd [662]" strokecolor="#4f81bd [3204]" strokeweight=".25pt">
                  <v:textbox>
                    <w:txbxContent>
                      <w:p w14:paraId="7AB00189" w14:textId="77777777" w:rsidR="008666AE" w:rsidRDefault="008666AE">
                        <w:pPr>
                          <w:jc w:val="center"/>
                        </w:pPr>
                        <w:r>
                          <w:t>HTTPS Communication</w:t>
                        </w:r>
                      </w:p>
                    </w:txbxContent>
                  </v:textbox>
                </v:rect>
                <v:rect id="Rectangle 43" o:spid="_x0000_s1052" style="position:absolute;left:23622;top:13239;width:13335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+0qMMA&#10;AADbAAAADwAAAGRycy9kb3ducmV2LnhtbESPT4vCMBTE74LfITzBi6ypf3aRrlF2BVHQi67g9dm8&#10;bYvNS2liW7+9EQSPw8z8hpkvW1OImiqXW1YwGkYgiBOrc04VnP7WHzMQziNrLCyTgjs5WC66nTnG&#10;2jZ8oProUxEg7GJUkHlfxlK6JCODbmhL4uD928qgD7JKpa6wCXBTyHEUfUmDOYeFDEtaZZRcjzej&#10;YNbsb7+7i7+Ozjj4rLlmvOBGqX6v/fkG4an17/CrvdUKph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+0qMMAAADbAAAADwAAAAAAAAAAAAAAAACYAgAAZHJzL2Rv&#10;d25yZXYueG1sUEsFBgAAAAAEAAQA9QAAAIgDAAAAAA==&#10;" fillcolor="#eaf1dd [662]" strokecolor="#4f81bd [3204]" strokeweight=".25pt">
                  <v:textbox>
                    <w:txbxContent>
                      <w:p w14:paraId="71867696" w14:textId="77777777" w:rsidR="008666AE" w:rsidRDefault="008666AE">
                        <w:pPr>
                          <w:jc w:val="center"/>
                        </w:pPr>
                        <w:r>
                          <w:t>Azure Backend App service</w:t>
                        </w:r>
                      </w:p>
                    </w:txbxContent>
                  </v:textbox>
                </v:rect>
                <v:shape id="Flowchart: Magnetic Disk 44" o:spid="_x0000_s1053" type="#_x0000_t132" style="position:absolute;left:46577;top:11525;width:11716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07gcIA&#10;AADbAAAADwAAAGRycy9kb3ducmV2LnhtbESPT4vCMBTE74LfIbwFb5quyuJ2jSKCIF6Kf0CPj+bZ&#10;ljYvpYm2+umNIOxxmJnfMPNlZypxp8YVlhV8jyIQxKnVBWcKTsfNcAbCeWSNlWVS8CAHy0W/N8dY&#10;25b3dD/4TAQIuxgV5N7XsZQuzcmgG9maOHhX2xj0QTaZ1A22AW4qOY6iH2mw4LCQY03rnNLycDMK&#10;ZFI/2Z/HvwntyupaJpd2srVKDb661R8IT53/D3/aW61gOoX3l/A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bTuBwgAAANsAAAAPAAAAAAAAAAAAAAAAAJgCAABkcnMvZG93&#10;bnJldi54bWxQSwUGAAAAAAQABAD1AAAAhwMAAAAA&#10;" fillcolor="#eaf1dd [662]" strokecolor="#4f81bd [3204]" strokeweight=".25pt">
                  <v:textbox>
                    <w:txbxContent>
                      <w:p w14:paraId="2C8F99B8" w14:textId="77777777" w:rsidR="008666AE" w:rsidRDefault="008666AE">
                        <w:pPr>
                          <w:jc w:val="center"/>
                        </w:pPr>
                        <w:r>
                          <w:t>Master Shared Database</w:t>
                        </w:r>
                      </w:p>
                    </w:txbxContent>
                  </v:textbox>
                </v:shape>
                <v:rect id="Rectangle 45" o:spid="_x0000_s1054" style="position:absolute;left:1523;top:22193;width:29147;height:22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bInMMA&#10;AADbAAAADwAAAGRycy9kb3ducmV2LnhtbESPQUsDMRSE74L/ITzBm822WKnbpkVEwetWwXp73bxu&#10;lm5etsmz3f77piB4HGbmG2axGnynjhRTG9jAeFSAIq6Dbbkx8PX5/jADlQTZYheYDJwpwWp5e7PA&#10;0oYTV3RcS6MyhFOJBpxIX2qdakce0yj0xNnbhehRsoyNthFPGe47PSmKJ+2x5bzgsKdXR/V+/esN&#10;HGZvk+9k3aH52crzppJqu4mDMfd3w8sclNAg/+G/9oc18DiF65f8A/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bInMMAAADbAAAADwAAAAAAAAAAAAAAAACYAgAAZHJzL2Rv&#10;d25yZXYueG1sUEsFBgAAAAAEAAQA9QAAAIgDAAAAAA==&#10;" fillcolor="#dbe5f1 [660]" strokecolor="#4f81bd [3204]" strokeweight=".25pt">
                  <v:textbox>
                    <w:txbxContent>
                      <w:p w14:paraId="20C905CB" w14:textId="77777777" w:rsidR="008666AE" w:rsidRDefault="008666AE">
                        <w:pPr>
                          <w:jc w:val="center"/>
                        </w:pPr>
                        <w:r>
                          <w:t xml:space="preserve">Tenant 1 </w:t>
                        </w:r>
                      </w:p>
                      <w:p w14:paraId="5AEFEE33" w14:textId="77777777" w:rsidR="008666AE" w:rsidRDefault="008666AE">
                        <w:pPr>
                          <w:jc w:val="center"/>
                        </w:pPr>
                        <w:r>
                          <w:t xml:space="preserve">Data </w:t>
                        </w:r>
                      </w:p>
                      <w:p w14:paraId="4191EFDF" w14:textId="77777777" w:rsidR="008666AE" w:rsidRDefault="008666AE">
                        <w:pPr>
                          <w:jc w:val="center"/>
                        </w:pPr>
                        <w:r>
                          <w:t>Storage</w:t>
                        </w:r>
                      </w:p>
                      <w:p w14:paraId="16AC1395" w14:textId="77777777" w:rsidR="008666AE" w:rsidRDefault="008666AE">
                        <w:pPr>
                          <w:jc w:val="center"/>
                        </w:pPr>
                      </w:p>
                    </w:txbxContent>
                  </v:textbox>
                </v:rect>
                <v:shape id="Flowchart: Magnetic Disk 46" o:spid="_x0000_s1055" type="#_x0000_t132" style="position:absolute;left:2186;top:23136;width:8858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xmjcMA&#10;AADbAAAADwAAAGRycy9kb3ducmV2LnhtbESPT4vCMBTE74LfITxhb5r6l6UaRRRhWfWgu7DXZ/Ns&#10;i81LbWLtfnsjCB6HmfkNM1s0phA1VS63rKDfi0AQJ1bnnCr4/dl0P0E4j6yxsEwK/snBYt5uzTDW&#10;9s4Hqo8+FQHCLkYFmfdlLKVLMjLoerYkDt7ZVgZ9kFUqdYX3ADeFHETRRBrMOSxkWNIqo+RyvBkF&#10;9Y6/B/ltvx3/XcdmvR+d5NCelProNMspCE+Nf4df7S+tYDSB55fw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xmjcMAAADbAAAADwAAAAAAAAAAAAAAAACYAgAAZHJzL2Rv&#10;d25yZXYueG1sUEsFBgAAAAAEAAQA9QAAAIgDAAAAAA==&#10;" fillcolor="white [3201]" strokecolor="#4f81bd [3204]" strokeweight=".25pt">
                  <v:textbox>
                    <w:txbxContent>
                      <w:p w14:paraId="3087A545" w14:textId="77777777" w:rsidR="008666AE" w:rsidRDefault="008666AE">
                        <w:pPr>
                          <w:jc w:val="center"/>
                        </w:pPr>
                        <w:r>
                          <w:t>Tenant SQL DB</w:t>
                        </w:r>
                      </w:p>
                    </w:txbxContent>
                  </v:textbox>
                </v:shape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47" o:spid="_x0000_s1056" type="#_x0000_t121" style="position:absolute;left:19621;top:23431;width:10563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3+sMA&#10;AADbAAAADwAAAGRycy9kb3ducmV2LnhtbESPQYvCMBSE74L/ITxhL6Kp66JSjSKi4IoIVr0/m2db&#10;bF5Kk9Xuv98sCB6HmfmGmS0aU4oH1a6wrGDQj0AQp1YXnCk4nza9CQjnkTWWlknBLzlYzNutGcba&#10;PvlIj8RnIkDYxagg976KpXRpTgZd31bEwbvZ2qAPss6krvEZ4KaUn1E0kgYLDgs5VrTKKb0nP0ZB&#10;MtzsLsNDRLs96+11XXyn926l1EenWU5BeGr8O/xqb7WCrz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r3+sMAAADbAAAADwAAAAAAAAAAAAAAAACYAgAAZHJzL2Rv&#10;d25yZXYueG1sUEsFBgAAAAAEAAQA9QAAAIgDAAAAAA==&#10;" fillcolor="white [3201]" strokecolor="#4f81bd [3204]" strokeweight=".25pt">
                  <v:textbox>
                    <w:txbxContent>
                      <w:p w14:paraId="3EDC89A4" w14:textId="77777777" w:rsidR="008666AE" w:rsidRDefault="008666AE">
                        <w:pPr>
                          <w:jc w:val="center"/>
                        </w:pPr>
                        <w:r>
                          <w:t>Tenant Blob Storage</w:t>
                        </w:r>
                      </w:p>
                    </w:txbxContent>
                  </v:textbox>
                </v:shape>
                <v:rect id="Rectangle 48" o:spid="_x0000_s1057" style="position:absolute;left:34563;top:22193;width:29249;height:223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nAsAA&#10;AADbAAAADwAAAGRycy9kb3ducmV2LnhtbERPTWsCMRC9F/ofwhR6q9mKiN0apZQKXlcLtbdxM24W&#10;N5M1GXX7781B6PHxvufLwXfqQjG1gQ28jgpQxHWwLTcGvrerlxmoJMgWu8Bk4I8SLBePD3Msbbhy&#10;RZeNNCqHcCrRgBPpS61T7chjGoWeOHOHED1KhrHRNuI1h/tOj4tiqj22nBsc9vTpqD5uzt7AafY1&#10;/knWnZrfvbztKqn2uzgY8/w0fLyDEhrkX3x3r62BSR6bv+QfoB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dnAsAAAADbAAAADwAAAAAAAAAAAAAAAACYAgAAZHJzL2Rvd25y&#10;ZXYueG1sUEsFBgAAAAAEAAQA9QAAAIUDAAAAAA==&#10;" fillcolor="#dbe5f1 [660]" strokecolor="#4f81bd [3204]" strokeweight=".25pt">
                  <v:textbox>
                    <w:txbxContent>
                      <w:p w14:paraId="6AA5B3BA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Tenant... N</w:t>
                        </w:r>
                      </w:p>
                      <w:p w14:paraId="71ECE7AB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 xml:space="preserve"> Data </w:t>
                        </w:r>
                      </w:p>
                      <w:p w14:paraId="28808A0D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Storage</w:t>
                        </w:r>
                      </w:p>
                      <w:p w14:paraId="663CE32C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Flowchart: Magnetic Disk 51" o:spid="_x0000_s1058" type="#_x0000_t132" style="position:absolute;left:36280;top:23622;width:8852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oJMQA&#10;AADbAAAADwAAAGRycy9kb3ducmV2LnhtbESPT2vCQBTE7wW/w/IEb3Xjn0hJXUUUQbQeqoVen9ln&#10;Esy+jdk1xm/vCoUeh5n5DTOdt6YUDdWusKxg0I9AEKdWF5wp+Dmu3z9AOI+ssbRMCh7kYD7rvE0x&#10;0fbO39QcfCYChF2CCnLvq0RKl+Zk0PVtRRy8s60N+iDrTOoa7wFuSjmMook0WHBYyLGiZU7p5XAz&#10;Cpov3g6L234X/15js9qPT3JkT0r1uu3iE4Sn1v+H/9obrSAewOtL+AF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8aCTEAAAA2wAAAA8AAAAAAAAAAAAAAAAAmAIAAGRycy9k&#10;b3ducmV2LnhtbFBLBQYAAAAABAAEAPUAAACJAwAAAAA=&#10;" fillcolor="white [3201]" strokecolor="#4f81bd [3204]" strokeweight=".25pt">
                  <v:textbox>
                    <w:txbxContent>
                      <w:p w14:paraId="6B6D4C8E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SQL DB</w:t>
                        </w:r>
                      </w:p>
                    </w:txbxContent>
                  </v:textbox>
                </v:shape>
                <v:shape id="Flowchart: Card 52" o:spid="_x0000_s1059" type="#_x0000_t121" style="position:absolute;left:53339;top:24469;width:1009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TCv8QA&#10;AADbAAAADwAAAGRycy9kb3ducmV2LnhtbESPQWvCQBSE74L/YXlCL0U3Ki0lukopBqIUoam9v2af&#10;STD7NuxuY/z33ULB4zAz3zDr7WBa0ZPzjWUF81kCgri0uuFKwekzm76A8AFZY2uZFNzIw3YzHq0x&#10;1fbKH9QXoRIRwj5FBXUIXSqlL2sy6Ge2I47e2TqDIUpXSe3wGuGmlYskeZYGG44LNXb0VlN5KX6M&#10;gmKZHb6Wx4QO76zz712zLy+PnVIPk+F1BSLQEO7h/3auFTwt4O9L/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kwr/EAAAA2wAAAA8AAAAAAAAAAAAAAAAAmAIAAGRycy9k&#10;b3ducmV2LnhtbFBLBQYAAAAABAAEAPUAAACJAwAAAAA=&#10;" fillcolor="white [3201]" strokecolor="#4f81bd [3204]" strokeweight=".25pt">
                  <v:textbox>
                    <w:txbxContent>
                      <w:p w14:paraId="468F222C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Blob Storage</w:t>
                        </w:r>
                      </w:p>
                    </w:txbxContent>
                  </v:textbox>
                </v:shape>
                <v:shape id="Flowchart: Magnetic Disk 57" o:spid="_x0000_s1060" type="#_x0000_t132" style="position:absolute;left:35147;top:38766;width:28003;height: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Vy8QA&#10;AADbAAAADwAAAGRycy9kb3ducmV2LnhtbESPQWvCQBSE7wX/w/IEb3VTNVWiqxRFEKuHquD1mX1N&#10;QrNvY3aN8d93CwWPw8x8w8wWrSlFQ7UrLCt460cgiFOrC84UnI7r1wkI55E1lpZJwYMcLOadlxkm&#10;2t75i5qDz0SAsEtQQe59lUjp0pwMur6tiIP3bWuDPsg6k7rGe4CbUg6i6F0aLDgs5FjRMqf053Az&#10;CpodbwfFbf8Zn6+xWe1HFzm0F6V63fZjCsJT65/h//ZGK4jH8Pcl/A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ZVcvEAAAA2wAAAA8AAAAAAAAAAAAAAAAAmAIAAGRycy9k&#10;b3ducmV2LnhtbFBLBQYAAAAABAAEAPUAAACJAwAAAAA=&#10;" fillcolor="white [3201]" strokecolor="#4f81bd [3204]" strokeweight=".25pt">
                  <v:textbox>
                    <w:txbxContent>
                      <w:p w14:paraId="46193CD5" w14:textId="77777777" w:rsidR="008666AE" w:rsidRDefault="008666AE">
                        <w:pPr>
                          <w:jc w:val="center"/>
                        </w:pPr>
                        <w:r>
                          <w:t>Tenant Report Ready Data</w:t>
                        </w:r>
                      </w:p>
                    </w:txbxContent>
                  </v:textbox>
                </v:shape>
                <v:shape id="Flowchart: Magnetic Disk 58" o:spid="_x0000_s1061" type="#_x0000_t132" style="position:absolute;left:1713;top:38957;width:28576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BucIA&#10;AADbAAAADwAAAGRycy9kb3ducmV2LnhtbERPy2rCQBTdF/yH4Qrd1YlpIxIdRVoKpTaLquD2mrkm&#10;wcydNDN59O+dRaHLw3mvt6OpRU+tqywrmM8iEMS51RUXCk7H96clCOeRNdaWScEvOdhuJg9rTLUd&#10;+Jv6gy9ECGGXooLS+yaV0uUlGXQz2xAH7mpbgz7AtpC6xSGEm1rGUbSQBisODSU29FpSfjt0RkH/&#10;xZ9x1WX75PyTmLfs5SKf7UWpx+m4W4HwNPp/8Z/7QytIwtjwJfw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sG5wgAAANsAAAAPAAAAAAAAAAAAAAAAAJgCAABkcnMvZG93&#10;bnJldi54bWxQSwUGAAAAAAQABAD1AAAAhwMAAAAA&#10;" fillcolor="white [3201]" strokecolor="#4f81bd [3204]" strokeweight=".25pt">
                  <v:textbox>
                    <w:txbxContent>
                      <w:p w14:paraId="0C90BB97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eastAsia="Malgun Gothic" w:hAnsiTheme="minorHAnsi" w:cstheme="minorHAnsi"/>
                            <w:sz w:val="22"/>
                            <w:szCs w:val="22"/>
                          </w:rPr>
                          <w:t>Tenant Report Ready Data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2" o:spid="_x0000_s1062" type="#_x0000_t32" style="position:absolute;left:30289;top:18097;width:18899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8XAsMAAADbAAAADwAAAGRycy9kb3ducmV2LnhtbESP24rCMBRF3wX/IRzBFxlTCyPSMYoX&#10;vDwNWP2AM82ZtticlCba6tdPhAEfN/uy2PNlZypxp8aVlhVMxhEI4szqknMFl/PuYwbCeWSNlWVS&#10;8CAHy0W/N8dE25ZPdE99LsIIuwQVFN7XiZQuK8igG9uaOHi/tjHog2xyqRtsw7ipZBxFU2mw5EAo&#10;sKZNQdk1vZkA+Z7drrE5/OzlxI3Wz8M2/myfSg0H3eoLhKfOv8P/7aNWMI3h9SX8A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/FwLDAAAA2wAAAA8AAAAAAAAAAAAA&#10;AAAAoQIAAGRycy9kb3ducmV2LnhtbFBLBQYAAAAABAAEAPkAAACRAwAAAAA=&#10;" filled="t" fillcolor="white [3201]" strokecolor="#4f81bd [3204]" strokeweight=".25pt">
                  <v:stroke startarrow="block" endarrow="block"/>
                </v:shape>
                <v:shape id="Straight Arrow Connector 63" o:spid="_x0000_s1063" type="#_x0000_t32" style="position:absolute;left:16097;top:18097;width:14192;height:4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xgOsQAAADbAAAADwAAAGRycy9kb3ducmV2LnhtbESPQWsCMRSE74L/IbxCL1KzKohsjVIs&#10;FUEQ1PbQ22Pz3F26eQlJ3N3+eyMIHoeZ+YZZrnvTiJZ8qC0rmIwzEMSF1TWXCr7PX28LECEia2ws&#10;k4J/CrBeDQdLzLXt+EjtKZYiQTjkqKCK0eVShqIig2FsHXHyLtYbjEn6UmqPXYKbRk6zbC4N1pwW&#10;KnS0qaj4O12NgnO7d7+Hz323cz5ko59+e5nMtkq9vvQf7yAi9fEZfrR3WsF8Bvcv6Q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TGA6xAAAANsAAAAPAAAAAAAAAAAA&#10;AAAAAKECAABkcnMvZG93bnJldi54bWxQSwUGAAAAAAQABAD5AAAAkgMAAAAA&#10;" filled="t" fillcolor="white [3201]" strokecolor="#4f81bd [3204]" strokeweight=".25pt">
                  <v:stroke startarrow="block" endarrow="block"/>
                </v:shape>
                <v:shape id="Flowchart: Process 64" o:spid="_x0000_s1064" type="#_x0000_t109" style="position:absolute;left:952;top:53435;width:63532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aEg74A&#10;AADbAAAADwAAAGRycy9kb3ducmV2LnhtbESPzQrCMBCE74LvEFbwIpoqIlKNIoKgR38u3pZmbYvJ&#10;pjTRVp/eCILHYWa+YZbr1hrxpNqXjhWMRwkI4szpknMFl/NuOAfhA7JG45gUvMjDetXtLDHVruEj&#10;PU8hFxHCPkUFRQhVKqXPCrLoR64ijt7N1RZDlHUudY1NhFsjJ0kykxZLjgsFVrQtKLufHlYBvweY&#10;H15mf7eNvw7k8Wo2vlKq32s3CxCB2vAP/9p7rWA2he+X+APk6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2hIO+AAAA2wAAAA8AAAAAAAAAAAAAAAAAmAIAAGRycy9kb3ducmV2&#10;LnhtbFBLBQYAAAAABAAEAPUAAACDAwAAAAA=&#10;" fillcolor="#eaf1dd [662]" strokecolor="#f79646 [3209]" strokeweight=".25pt">
                  <v:textbox>
                    <w:txbxContent>
                      <w:p w14:paraId="74634B2A" w14:textId="77777777" w:rsidR="008666AE" w:rsidRPr="0051189C" w:rsidRDefault="008666AE">
                        <w:pPr>
                          <w:jc w:val="center"/>
                          <w:rPr>
                            <w:b/>
                          </w:rPr>
                        </w:pPr>
                        <w:r w:rsidRPr="0051189C">
                          <w:rPr>
                            <w:b/>
                          </w:rPr>
                          <w:t>PowerBI Reports</w:t>
                        </w:r>
                      </w:p>
                    </w:txbxContent>
                  </v:textbox>
                </v:shape>
                <v:shape id="Curved Connector 66" o:spid="_x0000_s1065" type="#_x0000_t38" style="position:absolute;left:44434;top:48530;width:9429;height: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J0ScIAAADbAAAADwAAAGRycy9kb3ducmV2LnhtbESPzWrDMBCE74W+g9hAb42cHkxwooRS&#10;CPTSQv4OuS3WxnZirYxWddS3rwqBHIeZ+YZZrpPr1UhBOs8GZtMCFHHtbceNgcN+8zoHJRHZYu+Z&#10;DPySwHr1/LTEyvobb2ncxUZlCEuFBtoYh0prqVtyKFM/EGfv7IPDmGVotA14y3DX67eiKLXDjvNC&#10;iwN9tFRfdz/OwDmF7elYJozj/HtDIvsvCRdjXibpfQEqUoqP8L39aQ2UJfx/yT9Ar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J0ScIAAADbAAAADwAAAAAAAAAAAAAA&#10;AAChAgAAZHJzL2Rvd25yZXYueG1sUEsFBgAAAAAEAAQA+QAAAJADAAAAAA==&#10;" adj="10800" strokecolor="#bc4542 [3045]">
                  <v:stroke endarrow="block"/>
                </v:shape>
                <v:shape id="Straight Arrow Connector 69" o:spid="_x0000_s1066" type="#_x0000_t32" style="position:absolute;left:11806;top:9239;width:4;height:4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bQsQAAADbAAAADwAAAGRycy9kb3ducmV2LnhtbESPQWsCMRSE74L/IbyCF9GsFpbu1iii&#10;FuqxtlB7e2xedxc3LzFJdfvvG6HgcZiZb5jFqjeduJAPrWUFs2kGgriyuuVawcf7y+QJRIjIGjvL&#10;pOCXAqyWw8ECS22v/EaXQ6xFgnAoUUEToyulDFVDBsPUOuLkfVtvMCbpa6k9XhPcdHKeZbk02HJa&#10;aNDRpqHqdPgxCqLZrffb9nzMT5/m0cviyxVjp9TooV8/g4jUx3v4v/2qFeQF3L6kH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1htCxAAAANsAAAAPAAAAAAAAAAAA&#10;AAAAAKECAABkcnMvZG93bnJldi54bWxQSwUGAAAAAAQABAD5AAAAkgMAAAAA&#10;" strokecolor="#4579b8 [3044]">
                  <v:stroke startarrow="block" endarrow="block"/>
                </v:shape>
                <v:shape id="Straight Arrow Connector 70" o:spid="_x0000_s1067" type="#_x0000_t32" style="position:absolute;left:30289;top:9429;width:23379;height:38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kAsEAAADbAAAADwAAAGRycy9kb3ducmV2LnhtbERPz2vCMBS+C/4P4Qm7DJu6gZu1UWRz&#10;MI+6gdvt0TzbYvMSk6jdf28OA48f3+9y2ZtOXMiH1rKCSZaDIK6sbrlW8P31MX4FESKyxs4yKfij&#10;AMvFcFBioe2Vt3TZxVqkEA4FKmhidIWUoWrIYMisI07cwXqDMUFfS+3xmsJNJ5/yfCoNtpwaGnT0&#10;1lB13J2NgmjWq817e/qZHvfm2cvZr5s9OqUeRv1qDiJSH+/if/enVvCS1qcv6QfI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NSQCwQAAANsAAAAPAAAAAAAAAAAAAAAA&#10;AKECAABkcnMvZG93bnJldi54bWxQSwUGAAAAAAQABAD5AAAAjwMAAAAA&#10;" strokecolor="#4579b8 [3044]">
                  <v:stroke startarrow="block" endarrow="block"/>
                </v:shape>
                <v:shape id="Curved Connector 71" o:spid="_x0000_s1068" type="#_x0000_t38" style="position:absolute;left:10405;top:4881;width:2477;height:333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m0zMQAAADbAAAADwAAAGRycy9kb3ducmV2LnhtbESPS4sCMRCE78L+h9ALexHN6MGV0Sju&#10;ur6OPtBrM2lnBiedIYk6/nsjLHgsquorajxtTCVu5HxpWUGvm4AgzqwuOVdw2C86QxA+IGusLJOC&#10;B3mYTj5aY0y1vfOWbruQiwhhn6KCIoQ6ldJnBRn0XVsTR+9sncEQpculdniPcFPJfpIMpMGS40KB&#10;Nf0WlF12V6Ogna/8/BRO583q56+fLK9L154flfr6bGYjEIGa8A7/t9dawXcPXl/iD5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abTMxAAAANsAAAAPAAAAAAAAAAAA&#10;AAAAAKECAABkcnMvZG93bnJldi54bWxQSwUGAAAAAAQABAD5AAAAkgMAAAAA&#10;" adj="10800" strokecolor="#4579b8 [3044]">
                  <v:stroke startarrow="block" endarrow="block"/>
                </v:shape>
                <v:shape id="Curved Connector 72" o:spid="_x0000_s1069" type="#_x0000_t38" style="position:absolute;left:17811;top:2143;width:25713;height:5715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5bzsUAAADbAAAADwAAAGRycy9kb3ducmV2LnhtbESPQWvCQBSE7wX/w/KE3pqNHqpEV7GK&#10;IFpEYyl4e2Rfk2D2bcyuGvvruwXB4zAz3zDjaWsqcaXGlZYV9KIYBHFmdcm5gq/D8m0IwnlkjZVl&#10;UnAnB9NJ52WMibY33tM19bkIEHYJKii8rxMpXVaQQRfZmjh4P7Yx6INscqkbvAW4qWQ/jt+lwZLD&#10;QoE1zQvKTunFKNh+bz4+z3W6s2vze0/18DhbnI5KvXbb2QiEp9Y/w4/2SisY9OH/S/gBcv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5bzsUAAADbAAAADwAAAAAAAAAA&#10;AAAAAAChAgAAZHJzL2Rvd25yZXYueG1sUEsFBgAAAAAEAAQA+QAAAJMDAAAAAA==&#10;" adj="10800" strokecolor="#4579b8 [3044]">
                  <v:stroke startarrow="block" endarrow="block"/>
                </v:shape>
                <v:shape id="Curved Connector 73" o:spid="_x0000_s1070" type="#_x0000_t38" style="position:absolute;left:53766;top:3902;width:2286;height:248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IUcUAAADbAAAADwAAAGRycy9kb3ducmV2LnhtbESPT0sDMRTE7wW/Q3iCF+lmq/iHtWmx&#10;QkFsL66h9PjYPHdXk5clie367RtB6HGYmd8w8+XorDhQiL1nBbOiBEHceNNzq0B/rKePIGJCNmg9&#10;k4JfirBcXEzmWBl/5Hc61KkVGcKxQgVdSkMlZWw6chgLPxBn79MHhynL0EoT8JjhzsqbsryXDnvO&#10;Cx0O9NJR813/OAWl3umwWV/z3f5rpTW92X29tUpdXY7PTyASjekc/m+/GgUPt/D3Jf8AuT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xIUcUAAADbAAAADwAAAAAAAAAA&#10;AAAAAAChAgAAZHJzL2Rvd25yZXYueG1sUEsFBgAAAAAEAAQA+QAAAJMDAAAAAA==&#10;" adj="10800" strokecolor="#4579b8 [3044]">
                  <v:stroke startarrow="block" endarrow="block"/>
                </v:shape>
                <v:shape id="Text Box 25" o:spid="_x0000_s1071" type="#_x0000_t202" style="position:absolute;left:28003;top:7858;width:9144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14:paraId="7404DDB2" w14:textId="77777777" w:rsidR="008666AE" w:rsidRDefault="008666AE">
                        <w:pP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color w:val="FF0000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CLOUD APP</w:t>
                        </w:r>
                      </w:p>
                    </w:txbxContent>
                  </v:textbox>
                </v:shape>
                <v:shape id="Straight Arrow Connector 53" o:spid="_x0000_s1072" type="#_x0000_t32" style="position:absolute;left:36957;top:15668;width:9620;height: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yhd8QAAADbAAAADwAAAGRycy9kb3ducmV2LnhtbESPQWvCQBSE74X+h+UVvNVNKhWNrlIK&#10;QXspVAU9PrLPbDD7NuxuTfLvu4VCj8PMfMOst4NtxZ18aBwryKcZCOLK6YZrBadj+bwAESKyxtYx&#10;KRgpwHbz+LDGQruev+h+iLVIEA4FKjAxdoWUoTJkMUxdR5y8q/MWY5K+ltpjn+C2lS9ZNpcWG04L&#10;Bjt6N1TdDt9Wgd/1+ezTzHfZeVyGy0dZNiPlSk2ehrcViEhD/A//tfdawesMfr+k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KF3xAAAANsAAAAPAAAAAAAAAAAA&#10;AAAAAKECAABkcnMvZG93bnJldi54bWxQSwUGAAAAAAQABAD5AAAAkgMAAAAA&#10;" strokecolor="#4579b8 [3044]">
                  <v:stroke startarrow="block" endarrow="block"/>
                </v:shape>
                <v:shape id="Curved Connector 78" o:spid="_x0000_s1073" type="#_x0000_t38" style="position:absolute;left:11251;top:48529;width:9430;height: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jTfb8AAADbAAAADwAAAGRycy9kb3ducmV2LnhtbERPS2sCMRC+F/ofwhR6q1l7sLIaRQSh&#10;Fwu+Dt6Gzbi7upksmbim/745FDx+fO/5MrlODRSk9WxgPCpAEVfetlwbOB42H1NQEpEtdp7JwC8J&#10;LBevL3MsrX/wjoZ9rFUOYSnRQBNjX2otVUMOZeR74sxdfHAYMwy1tgEfOdx1+rMoJtphy7mhwZ7W&#10;DVW3/d0ZuKSwO58mCeMw/dmQyGEr4WrM+1tazUBFSvEp/nd/WwNfeWz+kn+AXv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jTfb8AAADbAAAADwAAAAAAAAAAAAAAAACh&#10;AgAAZHJzL2Rvd25yZXYueG1sUEsFBgAAAAAEAAQA+QAAAI0DAAAAAA==&#10;" adj="10800" strokecolor="#bc4542 [3045]">
                  <v:stroke endarrow="block"/>
                </v:shape>
                <v:rect id="Rectangle 122" o:spid="_x0000_s1074" style="position:absolute;left:4857;top:14001;width:13811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wtUsAA&#10;AADcAAAADwAAAGRycy9kb3ducmV2LnhtbERPTYvCMBC9L/gfwgheFk0t7CLVKCqIwnpZFbyOzdgW&#10;m0lpYlv/vREEb/N4nzNbdKYUDdWusKxgPIpAEKdWF5wpOB03wwkI55E1lpZJwYMcLOa9rxkm2rb8&#10;T83BZyKEsEtQQe59lUjp0pwMupGtiAN3tbVBH2CdSV1jG8JNKeMo+pUGCw4NOVa0zim9He5GwaTd&#10;31d/F38bn/H7p+GG8YJbpQb9bjkF4anzH/HbvdNhfhzD65lwgZ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wtUsAAAADcAAAADwAAAAAAAAAAAAAAAACYAgAAZHJzL2Rvd25y&#10;ZXYueG1sUEsFBgAAAAAEAAQA9QAAAIUDAAAAAA==&#10;" fillcolor="#eaf1dd [662]" strokecolor="#4f81bd [3204]" strokeweight=".25pt">
                  <v:textbox>
                    <w:txbxContent>
                      <w:p w14:paraId="6E9B7180" w14:textId="77777777" w:rsidR="008666AE" w:rsidRDefault="008666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eastAsia="Malgun Gothic"/>
                            <w:sz w:val="22"/>
                            <w:szCs w:val="22"/>
                            <w:lang w:val="en-IN"/>
                          </w:rPr>
                          <w:t>Stream Analytics</w:t>
                        </w:r>
                      </w:p>
                    </w:txbxContent>
                  </v:textbox>
                </v:rect>
                <v:shape id="Straight Arrow Connector 124" o:spid="_x0000_s1075" type="#_x0000_t32" style="position:absolute;left:11806;top:17049;width:0;height:5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qs1cMAAADcAAAADwAAAGRycy9kb3ducmV2LnhtbERPS2vCQBC+C/6HZQq9mU2DWIlZpQqW&#10;gJc29tLbkJ08bHY2ZLcm9dd3CwVv8/E9J9tNphNXGlxrWcFTFIMgLq1uuVbwcT4u1iCcR9bYWSYF&#10;P+Rgt53PMky1HfmdroWvRQhhl6KCxvs+ldKVDRl0ke2JA1fZwaAPcKilHnAM4aaTSRyvpMGWQ0OD&#10;PR0aKr+Kb6OgLJL8mfXlc5msTrfX+K2q94VU6vFhetmA8DT5u/jfneswP1nC3zPhAr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KrNXDAAAA3AAAAA8AAAAAAAAAAAAA&#10;AAAAoQIAAGRycy9kb3ducmV2LnhtbFBLBQYAAAAABAAEAPkAAACRAwAAAAA=&#10;" filled="t" fillcolor="white [3201]" strokecolor="#4f81bd [3204]" strokeweight=".25pt">
                  <v:stroke endarrow="block"/>
                </v:shape>
                <v:shape id="Straight Arrow Connector 125" o:spid="_x0000_s1076" type="#_x0000_t32" style="position:absolute;left:15649;top:16954;width:25403;height:5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YJTsMAAADcAAAADwAAAGRycy9kb3ducmV2LnhtbERPTWvCQBC9C/6HZQq91U1DtRKzCbbQ&#10;IvSiqRdvQ3ZMotnZkN3G1F/fFQre5vE+J81H04qBetdYVvA8i0AQl1Y3XCnYf388LUE4j6yxtUwK&#10;fslBnk0nKSbaXnhHQ+ErEULYJaig9r5LpHRlTQbdzHbEgTva3qAPsK+k7vESwk0r4yhaSIMNh4Ya&#10;O3qvqTwXP0ZBWcSbV9anw0u8+Lp+Rttj9VZIpR4fxvUKhKfR38X/7o0O8+M53J4JF8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GCU7DAAAA3AAAAA8AAAAAAAAAAAAA&#10;AAAAoQIAAGRycy9kb3ducmV2LnhtbFBLBQYAAAAABAAEAPkAAACRAwAAAAA=&#10;" filled="t" fillcolor="white [3201]" strokecolor="#4f81bd [3204]" strokeweight=".25pt">
                  <v:stroke endarrow="block"/>
                </v:shape>
                <w10:anchorlock/>
              </v:group>
            </w:pict>
          </mc:Fallback>
        </mc:AlternateContent>
      </w:r>
    </w:p>
    <w:p w14:paraId="5306600E" w14:textId="28CAB5AD" w:rsidR="00D02D70" w:rsidRDefault="00D02D70">
      <w:pPr>
        <w:pStyle w:val="ListParagraph1"/>
        <w:ind w:left="0"/>
      </w:pPr>
    </w:p>
    <w:p w14:paraId="03A881C5" w14:textId="728726D3" w:rsidR="000D3BDB" w:rsidRDefault="000D3BDB">
      <w:pPr>
        <w:pStyle w:val="ListParagraph1"/>
        <w:ind w:left="0"/>
      </w:pPr>
    </w:p>
    <w:p w14:paraId="45E958B3" w14:textId="23FCA22C" w:rsidR="000D3BDB" w:rsidRDefault="000D3BDB">
      <w:pPr>
        <w:pStyle w:val="ListParagraph1"/>
        <w:ind w:left="0"/>
      </w:pPr>
    </w:p>
    <w:p w14:paraId="2DE62EFA" w14:textId="72A5011D" w:rsidR="000D3BDB" w:rsidRDefault="000D3BDB">
      <w:pPr>
        <w:pStyle w:val="ListParagraph1"/>
        <w:ind w:left="0"/>
      </w:pPr>
    </w:p>
    <w:p w14:paraId="3F289CA3" w14:textId="77777777" w:rsidR="000D3BDB" w:rsidRDefault="000D3BDB">
      <w:pPr>
        <w:pStyle w:val="ListParagraph1"/>
        <w:ind w:left="0"/>
      </w:pPr>
    </w:p>
    <w:p w14:paraId="369FCD28" w14:textId="77777777" w:rsidR="00D02D70" w:rsidRDefault="00D362F1">
      <w:pPr>
        <w:pStyle w:val="ListParagraph1"/>
        <w:ind w:left="0"/>
      </w:pPr>
      <w:r>
        <w:lastRenderedPageBreak/>
        <w:t>There are two ac</w:t>
      </w:r>
      <w:r w:rsidR="009E63A3">
        <w:t>tive users of cloud application</w:t>
      </w:r>
      <w:r>
        <w:t xml:space="preserve"> </w:t>
      </w:r>
    </w:p>
    <w:p w14:paraId="2B8E49BB" w14:textId="77777777" w:rsidR="00D02D70" w:rsidRDefault="00D362F1">
      <w:pPr>
        <w:pStyle w:val="ListParagraph1"/>
        <w:numPr>
          <w:ilvl w:val="0"/>
          <w:numId w:val="8"/>
        </w:numPr>
      </w:pPr>
      <w:r>
        <w:t xml:space="preserve">Web application interface </w:t>
      </w:r>
    </w:p>
    <w:p w14:paraId="0CAF4861" w14:textId="77777777" w:rsidR="00D02D70" w:rsidRDefault="009E63A3">
      <w:pPr>
        <w:pStyle w:val="ListParagraph1"/>
        <w:numPr>
          <w:ilvl w:val="0"/>
          <w:numId w:val="8"/>
        </w:numPr>
      </w:pPr>
      <w:r>
        <w:t>Mobile application</w:t>
      </w:r>
    </w:p>
    <w:p w14:paraId="3B78629E" w14:textId="77777777" w:rsidR="00D02D70" w:rsidRDefault="00D02D70">
      <w:pPr>
        <w:pStyle w:val="ListParagraph1"/>
        <w:ind w:left="0"/>
      </w:pPr>
    </w:p>
    <w:p w14:paraId="146C15C7" w14:textId="140DF0A9" w:rsidR="00D02D70" w:rsidRDefault="006A2DB4" w:rsidP="006D1487">
      <w:pPr>
        <w:pStyle w:val="ListParagraph1"/>
        <w:ind w:left="0"/>
        <w:jc w:val="both"/>
      </w:pPr>
      <w:r>
        <w:t>The web application</w:t>
      </w:r>
      <w:r w:rsidR="00D362F1">
        <w:t xml:space="preserve"> use</w:t>
      </w:r>
      <w:r>
        <w:t>s</w:t>
      </w:r>
      <w:r w:rsidR="00D362F1">
        <w:t xml:space="preserve"> HTTPS based communication channels and invoke</w:t>
      </w:r>
      <w:r w:rsidR="002E6F07">
        <w:t>s</w:t>
      </w:r>
      <w:r w:rsidR="00D362F1">
        <w:t xml:space="preserve"> different REST APIs provided by Azure App Service (backend se</w:t>
      </w:r>
      <w:r w:rsidR="002E6F07">
        <w:t xml:space="preserve">rvices). The Azure App Service controls </w:t>
      </w:r>
      <w:r w:rsidR="0051189C">
        <w:t>the backend business logic</w:t>
      </w:r>
      <w:r w:rsidR="00D362F1">
        <w:t xml:space="preserve">. </w:t>
      </w:r>
    </w:p>
    <w:p w14:paraId="75D635E5" w14:textId="77777777" w:rsidR="000D3BDB" w:rsidRDefault="000D3BDB" w:rsidP="006D1487">
      <w:pPr>
        <w:pStyle w:val="ListParagraph1"/>
        <w:ind w:left="0"/>
        <w:jc w:val="both"/>
      </w:pPr>
    </w:p>
    <w:p w14:paraId="118C269F" w14:textId="77777777" w:rsidR="00D02D70" w:rsidRDefault="002E6F07" w:rsidP="006D1487">
      <w:pPr>
        <w:pStyle w:val="ListParagraph1"/>
        <w:ind w:left="0"/>
        <w:jc w:val="both"/>
      </w:pPr>
      <w:r>
        <w:t>The w</w:t>
      </w:r>
      <w:r w:rsidR="00D362F1">
        <w:t>eb application (Fleet Management Portal) is also deployed a</w:t>
      </w:r>
      <w:r>
        <w:t>s Azure App Service and has been</w:t>
      </w:r>
      <w:r w:rsidR="00D362F1">
        <w:t xml:space="preserve"> implemented using AngularJS and</w:t>
      </w:r>
      <w:r>
        <w:t xml:space="preserve"> Bootstrap technologies. It is</w:t>
      </w:r>
      <w:r w:rsidR="00D362F1">
        <w:t xml:space="preserve"> a res</w:t>
      </w:r>
      <w:r>
        <w:t>ponsive web applica</w:t>
      </w:r>
      <w:r w:rsidR="0035220D">
        <w:t>tion and can be viewed on different</w:t>
      </w:r>
      <w:r w:rsidR="00D362F1">
        <w:t xml:space="preserve"> desktop/laptop resolution</w:t>
      </w:r>
      <w:r w:rsidR="0035220D">
        <w:t>s</w:t>
      </w:r>
      <w:r w:rsidR="00D362F1">
        <w:t xml:space="preserve">. </w:t>
      </w:r>
    </w:p>
    <w:p w14:paraId="48B2657F" w14:textId="77777777" w:rsidR="00D02D70" w:rsidRDefault="00D02D70" w:rsidP="006D1487">
      <w:pPr>
        <w:pStyle w:val="ListParagraph1"/>
        <w:ind w:left="0"/>
        <w:jc w:val="both"/>
      </w:pPr>
    </w:p>
    <w:p w14:paraId="7EEC9AC4" w14:textId="77777777" w:rsidR="00D02D70" w:rsidRDefault="0085141D" w:rsidP="006D1487">
      <w:pPr>
        <w:pStyle w:val="ListParagraph1"/>
        <w:ind w:left="0"/>
        <w:jc w:val="both"/>
      </w:pPr>
      <w:r>
        <w:t>The Mobile application</w:t>
      </w:r>
      <w:r w:rsidR="00D362F1">
        <w:t xml:space="preserve"> communicate</w:t>
      </w:r>
      <w:r>
        <w:t>s</w:t>
      </w:r>
      <w:r w:rsidR="00D362F1">
        <w:t xml:space="preserve"> with Backend Azure S</w:t>
      </w:r>
      <w:r>
        <w:t>ervice using two different ways:</w:t>
      </w:r>
    </w:p>
    <w:p w14:paraId="55FA450B" w14:textId="77777777" w:rsidR="00D02D70" w:rsidRDefault="00D362F1" w:rsidP="006D1487">
      <w:pPr>
        <w:pStyle w:val="ListParagraph1"/>
        <w:numPr>
          <w:ilvl w:val="0"/>
          <w:numId w:val="9"/>
        </w:numPr>
        <w:jc w:val="both"/>
      </w:pPr>
      <w:r>
        <w:t>Azure IoT Hub</w:t>
      </w:r>
    </w:p>
    <w:p w14:paraId="7D3789F0" w14:textId="77777777" w:rsidR="00D02D70" w:rsidRDefault="00D362F1" w:rsidP="006D1487">
      <w:pPr>
        <w:pStyle w:val="ListParagraph1"/>
        <w:numPr>
          <w:ilvl w:val="0"/>
          <w:numId w:val="9"/>
        </w:numPr>
        <w:jc w:val="both"/>
      </w:pPr>
      <w:r>
        <w:t xml:space="preserve">HTTPS REST API </w:t>
      </w:r>
    </w:p>
    <w:p w14:paraId="56B3BF50" w14:textId="77777777" w:rsidR="00D02D70" w:rsidRDefault="00D02D70">
      <w:pPr>
        <w:pStyle w:val="ListParagraph1"/>
        <w:ind w:left="0"/>
      </w:pPr>
    </w:p>
    <w:p w14:paraId="48BF351B" w14:textId="2986B787" w:rsidR="00D02D70" w:rsidRDefault="00D362F1" w:rsidP="006D1487">
      <w:pPr>
        <w:pStyle w:val="ListParagraph1"/>
        <w:ind w:left="0"/>
        <w:jc w:val="both"/>
      </w:pPr>
      <w:r>
        <w:t>The Azure IoT hub is used to receive dongle/device data along with Mobile GPS location and forward it to backend Azure App service after every o</w:t>
      </w:r>
      <w:r w:rsidR="0085141D">
        <w:t>ne minute (</w:t>
      </w:r>
      <w:r w:rsidR="004B2988">
        <w:t>“Send D</w:t>
      </w:r>
      <w:r w:rsidR="0085141D">
        <w:t>uration</w:t>
      </w:r>
      <w:r w:rsidR="004B2988">
        <w:t>”</w:t>
      </w:r>
      <w:r w:rsidR="0085141D">
        <w:t xml:space="preserve"> can be configured</w:t>
      </w:r>
      <w:r>
        <w:t xml:space="preserve">). </w:t>
      </w:r>
      <w:r w:rsidR="0085141D">
        <w:t xml:space="preserve">The </w:t>
      </w:r>
      <w:r>
        <w:t>Azure backend service internally detects</w:t>
      </w:r>
      <w:r w:rsidR="0085141D">
        <w:t xml:space="preserve"> a</w:t>
      </w:r>
      <w:r>
        <w:t xml:space="preserve"> tenant and connect</w:t>
      </w:r>
      <w:r w:rsidR="0085141D">
        <w:t>s</w:t>
      </w:r>
      <w:r>
        <w:t xml:space="preserve"> with </w:t>
      </w:r>
      <w:r w:rsidR="004B2988">
        <w:t>it</w:t>
      </w:r>
      <w:r>
        <w:t xml:space="preserve"> and store</w:t>
      </w:r>
      <w:r w:rsidR="0085141D">
        <w:t>s</w:t>
      </w:r>
      <w:r>
        <w:t xml:space="preserve"> the tenant specific data in </w:t>
      </w:r>
      <w:r w:rsidR="0085141D">
        <w:t xml:space="preserve">a </w:t>
      </w:r>
      <w:r w:rsidR="00CD29B7">
        <w:t>t</w:t>
      </w:r>
      <w:r>
        <w:t xml:space="preserve">enant database. </w:t>
      </w:r>
    </w:p>
    <w:p w14:paraId="6A652CDD" w14:textId="77777777" w:rsidR="00D02D70" w:rsidRDefault="00D02D70">
      <w:pPr>
        <w:pStyle w:val="ListParagraph1"/>
        <w:ind w:left="0"/>
      </w:pPr>
    </w:p>
    <w:p w14:paraId="4677153E" w14:textId="49DCE89F" w:rsidR="00D02D70" w:rsidRDefault="00CD29B7" w:rsidP="006D1487">
      <w:pPr>
        <w:pStyle w:val="ListParagraph1"/>
        <w:ind w:left="0"/>
        <w:jc w:val="both"/>
      </w:pPr>
      <w:r>
        <w:t>The t</w:t>
      </w:r>
      <w:r w:rsidR="0085141D">
        <w:t>enant-s</w:t>
      </w:r>
      <w:r>
        <w:t>pecific report-r</w:t>
      </w:r>
      <w:r w:rsidR="00D362F1">
        <w:t xml:space="preserve">eady Azure </w:t>
      </w:r>
      <w:r w:rsidR="0085141D">
        <w:t>SQL/Cosmos data is processed</w:t>
      </w:r>
      <w:r w:rsidR="00D362F1">
        <w:t xml:space="preserve"> by PowerBI reports. </w:t>
      </w:r>
    </w:p>
    <w:p w14:paraId="6176C822" w14:textId="77777777" w:rsidR="00D02D70" w:rsidRDefault="00D362F1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30" w:name="_Toc515361286"/>
      <w:bookmarkStart w:id="331" w:name="_Toc515383326"/>
      <w:r>
        <w:rPr>
          <w:rFonts w:asciiTheme="minorHAnsi" w:hAnsiTheme="minorHAnsi"/>
          <w:b w:val="0"/>
        </w:rPr>
        <w:t>Intended Audience</w:t>
      </w:r>
      <w:bookmarkEnd w:id="330"/>
      <w:bookmarkEnd w:id="331"/>
    </w:p>
    <w:p w14:paraId="24E8ADAD" w14:textId="77777777" w:rsidR="00D02D70" w:rsidRDefault="00D362F1" w:rsidP="006D1487">
      <w:pPr>
        <w:spacing w:line="236" w:lineRule="auto"/>
        <w:ind w:right="-46"/>
        <w:jc w:val="both"/>
      </w:pPr>
      <w:r>
        <w:t>This guide is intended for the users who want to use the system. The guide explains different flows for following user roles:</w:t>
      </w:r>
    </w:p>
    <w:p w14:paraId="17F9E059" w14:textId="77777777" w:rsidR="000D3BDB" w:rsidRDefault="000D3BDB">
      <w:pPr>
        <w:pStyle w:val="Subtitle"/>
        <w:numPr>
          <w:ilvl w:val="0"/>
          <w:numId w:val="10"/>
        </w:numPr>
        <w:sectPr w:rsidR="000D3BDB" w:rsidSect="000D3BDB">
          <w:headerReference w:type="default" r:id="rId11"/>
          <w:footerReference w:type="default" r:id="rId12"/>
          <w:pgSz w:w="11906" w:h="16838"/>
          <w:pgMar w:top="1440" w:right="1440" w:bottom="1276" w:left="1440" w:header="708" w:footer="708" w:gutter="0"/>
          <w:cols w:space="708"/>
          <w:titlePg/>
          <w:docGrid w:linePitch="360"/>
        </w:sectPr>
      </w:pPr>
    </w:p>
    <w:p w14:paraId="0D5B79DA" w14:textId="754CA243" w:rsidR="00D02D70" w:rsidRDefault="00D362F1">
      <w:pPr>
        <w:pStyle w:val="Subtitle"/>
        <w:numPr>
          <w:ilvl w:val="0"/>
          <w:numId w:val="10"/>
        </w:numPr>
      </w:pPr>
      <w:r>
        <w:t>Super Admin</w:t>
      </w:r>
    </w:p>
    <w:p w14:paraId="095E55EC" w14:textId="65985692" w:rsidR="00D02D70" w:rsidRDefault="00CD29B7" w:rsidP="000D3BDB">
      <w:pPr>
        <w:pStyle w:val="ListParagraph"/>
        <w:numPr>
          <w:ilvl w:val="0"/>
          <w:numId w:val="11"/>
        </w:numPr>
        <w:tabs>
          <w:tab w:val="left" w:pos="1960"/>
          <w:tab w:val="left" w:pos="2140"/>
        </w:tabs>
        <w:spacing w:after="0" w:line="0" w:lineRule="atLeast"/>
      </w:pPr>
      <w:r>
        <w:t>By default, a Super A</w:t>
      </w:r>
      <w:r w:rsidR="00D362F1">
        <w:t xml:space="preserve">dmin user is created in </w:t>
      </w:r>
      <w:r w:rsidR="00555F12">
        <w:t xml:space="preserve">the </w:t>
      </w:r>
      <w:r w:rsidR="00D362F1">
        <w:t>system</w:t>
      </w:r>
    </w:p>
    <w:p w14:paraId="0312FB48" w14:textId="7FC8BD8D" w:rsidR="00D02D70" w:rsidRDefault="00CD29B7" w:rsidP="000D3BDB">
      <w:pPr>
        <w:pStyle w:val="ListParagraph"/>
        <w:numPr>
          <w:ilvl w:val="0"/>
          <w:numId w:val="11"/>
        </w:numPr>
        <w:tabs>
          <w:tab w:val="left" w:pos="1960"/>
          <w:tab w:val="left" w:pos="2140"/>
        </w:tabs>
        <w:spacing w:after="0" w:line="0" w:lineRule="atLeast"/>
      </w:pPr>
      <w:r>
        <w:t xml:space="preserve">A </w:t>
      </w:r>
      <w:r w:rsidR="00D362F1">
        <w:t>Super</w:t>
      </w:r>
      <w:r>
        <w:t xml:space="preserve"> A</w:t>
      </w:r>
      <w:r w:rsidR="00555F12">
        <w:t>dmin can manage user accounts</w:t>
      </w:r>
    </w:p>
    <w:p w14:paraId="0A3EA3A5" w14:textId="77777777" w:rsidR="00D02D70" w:rsidRDefault="00D02D70" w:rsidP="000D3BDB">
      <w:pPr>
        <w:tabs>
          <w:tab w:val="left" w:pos="1960"/>
        </w:tabs>
        <w:spacing w:after="0" w:line="0" w:lineRule="atLeast"/>
      </w:pPr>
    </w:p>
    <w:p w14:paraId="2018A40C" w14:textId="77777777" w:rsidR="00D02D70" w:rsidRDefault="00D362F1" w:rsidP="000D3BDB">
      <w:pPr>
        <w:pStyle w:val="Subtitle"/>
        <w:numPr>
          <w:ilvl w:val="0"/>
          <w:numId w:val="10"/>
        </w:numPr>
      </w:pPr>
      <w:r>
        <w:t>Tenant Admin</w:t>
      </w:r>
    </w:p>
    <w:p w14:paraId="6C5A262E" w14:textId="5492F399" w:rsidR="00D02D70" w:rsidRDefault="00D362F1" w:rsidP="000D3BDB">
      <w:pPr>
        <w:pStyle w:val="ListParagraph"/>
        <w:numPr>
          <w:ilvl w:val="0"/>
          <w:numId w:val="12"/>
        </w:numPr>
      </w:pPr>
      <w:r>
        <w:t>Tenant</w:t>
      </w:r>
      <w:r w:rsidR="00CD29B7">
        <w:t xml:space="preserve"> A</w:t>
      </w:r>
      <w:r w:rsidR="00F34FEC">
        <w:t xml:space="preserve">dmin is added by </w:t>
      </w:r>
      <w:r w:rsidR="00CD29B7">
        <w:t>S</w:t>
      </w:r>
      <w:r w:rsidR="00F34FEC">
        <w:t xml:space="preserve">uper </w:t>
      </w:r>
      <w:r w:rsidR="00CD29B7">
        <w:t>A</w:t>
      </w:r>
      <w:r w:rsidR="00F34FEC">
        <w:t>dmin</w:t>
      </w:r>
    </w:p>
    <w:p w14:paraId="5977AEC1" w14:textId="7F1C1731" w:rsidR="00D02D70" w:rsidRDefault="00D362F1" w:rsidP="000D3BDB">
      <w:pPr>
        <w:pStyle w:val="ListParagraph"/>
        <w:numPr>
          <w:ilvl w:val="0"/>
          <w:numId w:val="12"/>
        </w:numPr>
        <w:tabs>
          <w:tab w:val="left" w:pos="2140"/>
        </w:tabs>
        <w:spacing w:after="0" w:line="0" w:lineRule="atLeast"/>
      </w:pPr>
      <w:r>
        <w:t>E</w:t>
      </w:r>
      <w:r w:rsidR="00F34FEC">
        <w:t>ach company which registers w</w:t>
      </w:r>
      <w:r w:rsidR="000D3BDB">
        <w:t>ill</w:t>
      </w:r>
      <w:r w:rsidR="00F34FEC">
        <w:t xml:space="preserve"> have</w:t>
      </w:r>
      <w:r w:rsidR="00CD29B7">
        <w:t xml:space="preserve"> one T</w:t>
      </w:r>
      <w:r>
        <w:t>ena</w:t>
      </w:r>
      <w:r w:rsidR="00CD29B7">
        <w:t>nt A</w:t>
      </w:r>
      <w:r w:rsidR="00F34FEC">
        <w:t>dmin</w:t>
      </w:r>
      <w:r w:rsidR="000D3BDB">
        <w:t>,</w:t>
      </w:r>
      <w:r w:rsidR="00F34FEC">
        <w:t xml:space="preserve"> who can manage users</w:t>
      </w:r>
    </w:p>
    <w:p w14:paraId="5F7803E5" w14:textId="1221C09B" w:rsidR="00D02D70" w:rsidRDefault="00CD29B7" w:rsidP="000D3BDB">
      <w:pPr>
        <w:pStyle w:val="ListParagraph"/>
        <w:numPr>
          <w:ilvl w:val="0"/>
          <w:numId w:val="12"/>
        </w:numPr>
        <w:tabs>
          <w:tab w:val="left" w:pos="2140"/>
        </w:tabs>
        <w:spacing w:after="0" w:line="0" w:lineRule="atLeast"/>
      </w:pPr>
      <w:r>
        <w:t>Tenant A</w:t>
      </w:r>
      <w:r w:rsidR="00D362F1">
        <w:t>dmin can also manage fleets, ve</w:t>
      </w:r>
      <w:r w:rsidR="00F34FEC">
        <w:t>hicles and view reports</w:t>
      </w:r>
    </w:p>
    <w:p w14:paraId="1A3A439B" w14:textId="77777777" w:rsidR="00D02D70" w:rsidRDefault="00D02D70" w:rsidP="000D3BDB">
      <w:pPr>
        <w:spacing w:line="244" w:lineRule="exact"/>
        <w:rPr>
          <w:rFonts w:eastAsia="Times New Roman" w:cstheme="minorHAnsi"/>
        </w:rPr>
      </w:pPr>
    </w:p>
    <w:p w14:paraId="48405BDD" w14:textId="77777777" w:rsidR="00D02D70" w:rsidRDefault="00D362F1" w:rsidP="000D3BDB">
      <w:pPr>
        <w:pStyle w:val="Subtitle"/>
        <w:numPr>
          <w:ilvl w:val="0"/>
          <w:numId w:val="10"/>
        </w:numPr>
      </w:pPr>
      <w:r>
        <w:t>Fleet Admin</w:t>
      </w:r>
    </w:p>
    <w:p w14:paraId="6810FCDB" w14:textId="7FCCF3C5" w:rsidR="00D02D70" w:rsidRDefault="00CD29B7" w:rsidP="000D3BDB">
      <w:pPr>
        <w:pStyle w:val="ListParagraph"/>
        <w:numPr>
          <w:ilvl w:val="0"/>
          <w:numId w:val="13"/>
        </w:numPr>
        <w:tabs>
          <w:tab w:val="left" w:pos="2140"/>
        </w:tabs>
        <w:spacing w:after="0" w:line="290" w:lineRule="exact"/>
        <w:ind w:right="840"/>
      </w:pPr>
      <w:r>
        <w:t>Fleet A</w:t>
      </w:r>
      <w:r w:rsidR="00097B9A">
        <w:t>dmin is added by tenant</w:t>
      </w:r>
    </w:p>
    <w:p w14:paraId="6EC15A03" w14:textId="3FE599B5" w:rsidR="00D02D70" w:rsidRDefault="00CD29B7" w:rsidP="006D1487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940"/>
      </w:pPr>
      <w:r>
        <w:t>Fleet A</w:t>
      </w:r>
      <w:r w:rsidR="00D362F1">
        <w:t>dmin can a</w:t>
      </w:r>
      <w:r w:rsidR="00097B9A">
        <w:t>dd, update or delete drivers</w:t>
      </w:r>
    </w:p>
    <w:p w14:paraId="0AA719FB" w14:textId="3CBC867A" w:rsidR="00D02D70" w:rsidRDefault="00CD29B7" w:rsidP="006D1487">
      <w:pPr>
        <w:pStyle w:val="ListParagraph"/>
        <w:numPr>
          <w:ilvl w:val="0"/>
          <w:numId w:val="13"/>
        </w:numPr>
        <w:tabs>
          <w:tab w:val="left" w:pos="2140"/>
        </w:tabs>
        <w:spacing w:after="0" w:line="236" w:lineRule="auto"/>
        <w:ind w:right="48"/>
      </w:pPr>
      <w:r>
        <w:t>Fleet A</w:t>
      </w:r>
      <w:r w:rsidR="00D362F1">
        <w:t xml:space="preserve">dmin </w:t>
      </w:r>
      <w:r w:rsidR="00097B9A">
        <w:t xml:space="preserve">can </w:t>
      </w:r>
      <w:r w:rsidR="00D362F1">
        <w:t>also</w:t>
      </w:r>
      <w:r w:rsidR="00097B9A">
        <w:t xml:space="preserve"> </w:t>
      </w:r>
      <w:r>
        <w:t>remove vehicles from own fleet</w:t>
      </w:r>
    </w:p>
    <w:p w14:paraId="479C7372" w14:textId="77777777" w:rsidR="00D02D70" w:rsidRDefault="00D02D70" w:rsidP="000D3BDB">
      <w:pPr>
        <w:tabs>
          <w:tab w:val="left" w:pos="2140"/>
        </w:tabs>
        <w:spacing w:line="236" w:lineRule="auto"/>
        <w:ind w:left="1720" w:right="940"/>
      </w:pPr>
    </w:p>
    <w:p w14:paraId="5805BE45" w14:textId="77777777" w:rsidR="00D02D70" w:rsidRDefault="00D362F1" w:rsidP="000D3BDB">
      <w:pPr>
        <w:pStyle w:val="Subtitle"/>
        <w:numPr>
          <w:ilvl w:val="0"/>
          <w:numId w:val="10"/>
        </w:numPr>
      </w:pPr>
      <w:r>
        <w:t>Driver</w:t>
      </w:r>
    </w:p>
    <w:p w14:paraId="6F613F72" w14:textId="77777777" w:rsidR="00D02D70" w:rsidRDefault="00D362F1" w:rsidP="000D3BDB">
      <w:pPr>
        <w:pStyle w:val="ListParagraph"/>
        <w:numPr>
          <w:ilvl w:val="0"/>
          <w:numId w:val="14"/>
        </w:numPr>
      </w:pPr>
      <w:r>
        <w:t xml:space="preserve">Drivers can only login to </w:t>
      </w:r>
      <w:r w:rsidR="00571696">
        <w:t xml:space="preserve">the </w:t>
      </w:r>
      <w:r>
        <w:t xml:space="preserve">Android app and are not allowed to login on </w:t>
      </w:r>
      <w:r w:rsidR="00571696">
        <w:t>the web portal</w:t>
      </w:r>
    </w:p>
    <w:p w14:paraId="42145301" w14:textId="77777777" w:rsidR="000D3BDB" w:rsidRDefault="000D3BDB">
      <w:pPr>
        <w:spacing w:after="160" w:line="259" w:lineRule="auto"/>
        <w:sectPr w:rsidR="000D3BDB" w:rsidSect="006D1487">
          <w:type w:val="continuous"/>
          <w:pgSz w:w="11906" w:h="16838"/>
          <w:pgMar w:top="1440" w:right="1440" w:bottom="1276" w:left="1440" w:header="708" w:footer="708" w:gutter="0"/>
          <w:cols w:num="2" w:space="708"/>
          <w:titlePg/>
          <w:docGrid w:linePitch="360"/>
        </w:sectPr>
      </w:pPr>
    </w:p>
    <w:p w14:paraId="00CBE537" w14:textId="6820817C" w:rsidR="00D02D70" w:rsidRDefault="00D362F1">
      <w:pPr>
        <w:spacing w:after="160" w:line="259" w:lineRule="auto"/>
      </w:pPr>
      <w:r>
        <w:br w:type="page"/>
      </w:r>
    </w:p>
    <w:p w14:paraId="29251891" w14:textId="77777777" w:rsidR="00D02D70" w:rsidRDefault="00D362F1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32" w:name="_Toc515361287"/>
      <w:bookmarkStart w:id="333" w:name="_Toc515383327"/>
      <w:r>
        <w:rPr>
          <w:rFonts w:asciiTheme="minorHAnsi" w:hAnsiTheme="minorHAnsi"/>
          <w:b w:val="0"/>
          <w:lang w:val="en-IN"/>
        </w:rPr>
        <w:lastRenderedPageBreak/>
        <w:t>Deploy</w:t>
      </w:r>
      <w:r w:rsidR="005721A6">
        <w:rPr>
          <w:rFonts w:asciiTheme="minorHAnsi" w:hAnsiTheme="minorHAnsi"/>
          <w:b w:val="0"/>
          <w:lang w:val="en-IN"/>
        </w:rPr>
        <w:t>ing</w:t>
      </w:r>
      <w:r>
        <w:rPr>
          <w:rFonts w:asciiTheme="minorHAnsi" w:hAnsiTheme="minorHAnsi"/>
          <w:b w:val="0"/>
          <w:lang w:val="en-IN"/>
        </w:rPr>
        <w:t xml:space="preserve"> Resources </w:t>
      </w:r>
      <w:r w:rsidR="001442AF">
        <w:rPr>
          <w:rFonts w:asciiTheme="minorHAnsi" w:hAnsiTheme="minorHAnsi"/>
          <w:b w:val="0"/>
          <w:lang w:val="en-IN"/>
        </w:rPr>
        <w:t>using</w:t>
      </w:r>
      <w:r w:rsidR="00B73238">
        <w:rPr>
          <w:rFonts w:asciiTheme="minorHAnsi" w:hAnsiTheme="minorHAnsi"/>
          <w:b w:val="0"/>
          <w:lang w:val="en-IN"/>
        </w:rPr>
        <w:t xml:space="preserve"> ARMTemplate on A</w:t>
      </w:r>
      <w:r>
        <w:rPr>
          <w:rFonts w:asciiTheme="minorHAnsi" w:hAnsiTheme="minorHAnsi"/>
          <w:b w:val="0"/>
          <w:lang w:val="en-IN"/>
        </w:rPr>
        <w:t>zure</w:t>
      </w:r>
      <w:bookmarkEnd w:id="332"/>
      <w:bookmarkEnd w:id="333"/>
    </w:p>
    <w:p w14:paraId="0F2C4540" w14:textId="77777777" w:rsidR="00D02D70" w:rsidRDefault="00D02D70">
      <w:pPr>
        <w:spacing w:after="0" w:line="240" w:lineRule="auto"/>
      </w:pPr>
    </w:p>
    <w:p w14:paraId="30696DAC" w14:textId="77777777" w:rsidR="00D02D70" w:rsidRDefault="00D362F1" w:rsidP="006D1487">
      <w:pPr>
        <w:spacing w:after="0" w:line="240" w:lineRule="auto"/>
        <w:jc w:val="both"/>
      </w:pPr>
      <w:r>
        <w:t>The following instructions would help the user to deploy bare minimum Azure resources required to get the solution up and running.</w:t>
      </w:r>
    </w:p>
    <w:p w14:paraId="57A13144" w14:textId="77777777" w:rsidR="00D02D70" w:rsidRDefault="00D02D70">
      <w:pPr>
        <w:spacing w:after="0" w:line="240" w:lineRule="auto"/>
      </w:pPr>
    </w:p>
    <w:p w14:paraId="5DEBF4BA" w14:textId="77777777" w:rsidR="00D02D70" w:rsidRPr="00AA5BAB" w:rsidRDefault="00D362F1" w:rsidP="00AA5BAB">
      <w:pPr>
        <w:pStyle w:val="ListParagraph"/>
        <w:numPr>
          <w:ilvl w:val="1"/>
          <w:numId w:val="1"/>
        </w:numPr>
        <w:spacing w:after="0" w:line="240" w:lineRule="auto"/>
        <w:rPr>
          <w:rFonts w:eastAsiaTheme="majorEastAsia" w:cstheme="minorHAnsi"/>
          <w:bCs/>
          <w:color w:val="4F81BD" w:themeColor="accent1"/>
          <w:sz w:val="26"/>
          <w:szCs w:val="26"/>
        </w:rPr>
      </w:pPr>
      <w:r w:rsidRPr="00AA5BAB">
        <w:rPr>
          <w:rFonts w:eastAsiaTheme="majorEastAsia" w:cstheme="minorHAnsi"/>
          <w:bCs/>
          <w:color w:val="4F81BD" w:themeColor="accent1"/>
          <w:sz w:val="26"/>
          <w:szCs w:val="26"/>
        </w:rPr>
        <w:t>Pre</w:t>
      </w:r>
      <w:r w:rsidR="0086076E" w:rsidRPr="00AA5BAB">
        <w:rPr>
          <w:rFonts w:eastAsiaTheme="majorEastAsia" w:cstheme="minorHAnsi"/>
          <w:bCs/>
          <w:color w:val="4F81BD" w:themeColor="accent1"/>
          <w:sz w:val="26"/>
          <w:szCs w:val="26"/>
        </w:rPr>
        <w:t>-</w:t>
      </w:r>
      <w:r w:rsidRPr="00AA5BAB">
        <w:rPr>
          <w:rFonts w:eastAsiaTheme="majorEastAsia" w:cstheme="minorHAnsi"/>
          <w:bCs/>
          <w:color w:val="4F81BD" w:themeColor="accent1"/>
          <w:sz w:val="26"/>
          <w:szCs w:val="26"/>
        </w:rPr>
        <w:t>requisites:</w:t>
      </w:r>
    </w:p>
    <w:p w14:paraId="40185ED5" w14:textId="77777777" w:rsidR="00D02D70" w:rsidRDefault="00D02D70">
      <w:pPr>
        <w:spacing w:after="0" w:line="240" w:lineRule="auto"/>
        <w:rPr>
          <w:b/>
          <w:bCs/>
          <w:lang w:val="en-IN"/>
        </w:rPr>
      </w:pPr>
    </w:p>
    <w:p w14:paraId="01FAF45D" w14:textId="77777777" w:rsidR="00D02D70" w:rsidRDefault="00D362F1" w:rsidP="006D1487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>The following pre</w:t>
      </w:r>
      <w:r w:rsidR="0086076E">
        <w:rPr>
          <w:lang w:val="en-IN"/>
        </w:rPr>
        <w:t>-requisites are essential</w:t>
      </w:r>
      <w:r>
        <w:rPr>
          <w:lang w:val="en-IN"/>
        </w:rPr>
        <w:t xml:space="preserve"> to get the Mobiliya Fleet Management System up an</w:t>
      </w:r>
      <w:r w:rsidR="0086076E">
        <w:rPr>
          <w:lang w:val="en-IN"/>
        </w:rPr>
        <w:t>d running on a personal account:</w:t>
      </w:r>
    </w:p>
    <w:p w14:paraId="137D453E" w14:textId="77777777" w:rsidR="0086076E" w:rsidRDefault="0086076E" w:rsidP="006D1487">
      <w:pPr>
        <w:spacing w:after="0" w:line="240" w:lineRule="auto"/>
        <w:jc w:val="both"/>
        <w:rPr>
          <w:lang w:val="en-IN"/>
        </w:rPr>
      </w:pPr>
    </w:p>
    <w:p w14:paraId="47D60A81" w14:textId="3E0A17B9" w:rsidR="00D02D70" w:rsidRDefault="00D362F1" w:rsidP="006D1487">
      <w:pPr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Active </w:t>
      </w:r>
      <w:r w:rsidR="0086076E">
        <w:rPr>
          <w:lang w:val="en-IN"/>
        </w:rPr>
        <w:t>Azure subscription</w:t>
      </w:r>
    </w:p>
    <w:p w14:paraId="243CE129" w14:textId="77777777" w:rsidR="000D3BDB" w:rsidRDefault="000D3BDB" w:rsidP="006D1487">
      <w:pPr>
        <w:spacing w:after="0" w:line="240" w:lineRule="auto"/>
        <w:jc w:val="both"/>
        <w:rPr>
          <w:lang w:val="en-IN"/>
        </w:rPr>
      </w:pPr>
    </w:p>
    <w:p w14:paraId="62C5CF64" w14:textId="77777777" w:rsidR="00AA5BAB" w:rsidRDefault="00D362F1" w:rsidP="00AA5BAB">
      <w:pPr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>Link to the ARM</w:t>
      </w:r>
      <w:r w:rsidR="006D1487">
        <w:rPr>
          <w:lang w:val="en-IN"/>
        </w:rPr>
        <w:t xml:space="preserve"> </w:t>
      </w:r>
      <w:r>
        <w:rPr>
          <w:lang w:val="en-IN"/>
        </w:rPr>
        <w:t>(Azure Resource Manager) template that would be used as a</w:t>
      </w:r>
      <w:r w:rsidR="0086076E">
        <w:rPr>
          <w:lang w:val="en-IN"/>
        </w:rPr>
        <w:t xml:space="preserve"> script to install the </w:t>
      </w:r>
      <w:r w:rsidR="00AA5BAB">
        <w:rPr>
          <w:lang w:val="en-IN"/>
        </w:rPr>
        <w:t xml:space="preserve">  </w:t>
      </w:r>
    </w:p>
    <w:p w14:paraId="4A5C9822" w14:textId="36406610" w:rsidR="00AA5BAB" w:rsidRDefault="00AA5BAB" w:rsidP="00AA5BAB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    </w:t>
      </w:r>
      <w:r w:rsidR="0086076E">
        <w:rPr>
          <w:lang w:val="en-IN"/>
        </w:rPr>
        <w:t xml:space="preserve">services </w:t>
      </w:r>
    </w:p>
    <w:p w14:paraId="795DE36E" w14:textId="406A93DF" w:rsidR="00D02D70" w:rsidRPr="00AA5BAB" w:rsidRDefault="00AA5BAB" w:rsidP="00AA5BAB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    </w:t>
      </w:r>
      <w:r w:rsidR="00D362F1" w:rsidRPr="00AA5BAB">
        <w:rPr>
          <w:lang w:val="en-IN"/>
        </w:rPr>
        <w:t>(</w:t>
      </w:r>
      <w:hyperlink r:id="rId13" w:history="1">
        <w:r w:rsidR="00D362F1" w:rsidRPr="00AA5BAB">
          <w:rPr>
            <w:rStyle w:val="Hyperlink"/>
            <w:lang w:val="en-IN"/>
          </w:rPr>
          <w:t>https://github.com/MobiliyaTechnologies/MobiliyaFleetARMTemplate.git</w:t>
        </w:r>
      </w:hyperlink>
      <w:r w:rsidR="00D362F1" w:rsidRPr="00AA5BAB">
        <w:rPr>
          <w:lang w:val="en-IN"/>
        </w:rPr>
        <w:t>)</w:t>
      </w:r>
    </w:p>
    <w:p w14:paraId="050F2B1B" w14:textId="77777777" w:rsidR="000D3BDB" w:rsidRDefault="000D3BDB" w:rsidP="006D1487">
      <w:pPr>
        <w:spacing w:after="0" w:line="240" w:lineRule="auto"/>
        <w:jc w:val="both"/>
        <w:rPr>
          <w:lang w:val="en-IN"/>
        </w:rPr>
      </w:pPr>
    </w:p>
    <w:p w14:paraId="45F8F37B" w14:textId="77777777" w:rsidR="00AA5BAB" w:rsidRDefault="00D362F1" w:rsidP="006D1487">
      <w:pPr>
        <w:numPr>
          <w:ilvl w:val="0"/>
          <w:numId w:val="15"/>
        </w:numPr>
        <w:spacing w:after="0" w:line="240" w:lineRule="auto"/>
        <w:jc w:val="both"/>
        <w:rPr>
          <w:lang w:val="en-IN"/>
        </w:rPr>
      </w:pPr>
      <w:r>
        <w:rPr>
          <w:lang w:val="en-IN"/>
        </w:rPr>
        <w:t>Read the Azure Resource Manager Naming Convention</w:t>
      </w:r>
      <w:r w:rsidR="0086076E">
        <w:rPr>
          <w:lang w:val="en-IN"/>
        </w:rPr>
        <w:t xml:space="preserve"> </w:t>
      </w:r>
    </w:p>
    <w:p w14:paraId="21EAFABC" w14:textId="0A702275" w:rsidR="00D02D70" w:rsidRDefault="00AA5BAB" w:rsidP="00AA5BAB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     </w:t>
      </w:r>
      <w:r w:rsidR="00D362F1">
        <w:rPr>
          <w:lang w:val="en-IN"/>
        </w:rPr>
        <w:t>(</w:t>
      </w:r>
      <w:hyperlink r:id="rId14" w:history="1">
        <w:r w:rsidR="00D362F1">
          <w:rPr>
            <w:rStyle w:val="Hyperlink"/>
            <w:lang w:val="en-IN"/>
          </w:rPr>
          <w:t>https://docs.microsoft.com/en-us/azure/architecture/best-practices/naming-conventions</w:t>
        </w:r>
      </w:hyperlink>
      <w:r w:rsidR="00D362F1">
        <w:rPr>
          <w:lang w:val="en-IN"/>
        </w:rPr>
        <w:t>)</w:t>
      </w:r>
    </w:p>
    <w:p w14:paraId="4EA1B6DE" w14:textId="77777777" w:rsidR="00D02D70" w:rsidRDefault="00D02D70" w:rsidP="006D1487">
      <w:pPr>
        <w:spacing w:after="0" w:line="240" w:lineRule="auto"/>
        <w:jc w:val="both"/>
        <w:rPr>
          <w:lang w:val="en-IN"/>
        </w:rPr>
      </w:pPr>
    </w:p>
    <w:p w14:paraId="2CF141CF" w14:textId="77777777" w:rsidR="00D02D70" w:rsidRDefault="00F74CE4" w:rsidP="006D1487">
      <w:pPr>
        <w:spacing w:after="0" w:line="240" w:lineRule="auto"/>
        <w:jc w:val="both"/>
        <w:rPr>
          <w:lang w:val="en-IN"/>
        </w:rPr>
      </w:pPr>
      <w:r>
        <w:rPr>
          <w:lang w:val="en-IN"/>
        </w:rPr>
        <w:t xml:space="preserve">Once the </w:t>
      </w:r>
      <w:r w:rsidR="00D362F1">
        <w:rPr>
          <w:lang w:val="en-IN"/>
        </w:rPr>
        <w:t>pre</w:t>
      </w:r>
      <w:r w:rsidR="0086076E">
        <w:rPr>
          <w:lang w:val="en-IN"/>
        </w:rPr>
        <w:t>-</w:t>
      </w:r>
      <w:r w:rsidR="00D362F1">
        <w:rPr>
          <w:lang w:val="en-IN"/>
        </w:rPr>
        <w:t>requisites</w:t>
      </w:r>
      <w:r>
        <w:rPr>
          <w:lang w:val="en-IN"/>
        </w:rPr>
        <w:t xml:space="preserve"> are in place</w:t>
      </w:r>
      <w:r w:rsidR="00D362F1">
        <w:rPr>
          <w:lang w:val="en-IN"/>
        </w:rPr>
        <w:t xml:space="preserve">, the next step would be the installation of the ARM script. </w:t>
      </w:r>
      <w:r>
        <w:rPr>
          <w:lang w:val="en-IN"/>
        </w:rPr>
        <w:t>The steps for installing the ARM script are given below:</w:t>
      </w:r>
    </w:p>
    <w:p w14:paraId="3E766FE6" w14:textId="77777777" w:rsidR="00D02D70" w:rsidRDefault="00D02D70">
      <w:pPr>
        <w:spacing w:after="0" w:line="240" w:lineRule="auto"/>
      </w:pPr>
    </w:p>
    <w:p w14:paraId="60AFB241" w14:textId="4757F8F3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34" w:name="_Toc515383328"/>
      <w:r w:rsidRPr="00AA5BAB">
        <w:rPr>
          <w:rFonts w:asciiTheme="minorHAnsi" w:hAnsiTheme="minorHAnsi" w:cstheme="minorHAnsi"/>
          <w:b w:val="0"/>
        </w:rPr>
        <w:t>Step 1</w:t>
      </w:r>
      <w:r w:rsidR="00841703">
        <w:rPr>
          <w:rFonts w:asciiTheme="minorHAnsi" w:hAnsiTheme="minorHAnsi" w:cstheme="minorHAnsi"/>
          <w:b w:val="0"/>
        </w:rPr>
        <w:t xml:space="preserve">: </w:t>
      </w:r>
      <w:ins w:id="335" w:author="user" w:date="2018-05-29T18:19:00Z">
        <w:r w:rsidR="00D05C2F">
          <w:rPr>
            <w:rFonts w:asciiTheme="minorHAnsi" w:hAnsiTheme="minorHAnsi" w:cstheme="minorHAnsi"/>
            <w:b w:val="0"/>
          </w:rPr>
          <w:t>Clone Repository</w:t>
        </w:r>
      </w:ins>
      <w:bookmarkEnd w:id="334"/>
    </w:p>
    <w:p w14:paraId="4F565070" w14:textId="77777777" w:rsidR="00D02D70" w:rsidRPr="00AA5BAB" w:rsidRDefault="00D362F1" w:rsidP="00AA5BAB">
      <w:pPr>
        <w:pStyle w:val="ListParagraph"/>
        <w:numPr>
          <w:ilvl w:val="0"/>
          <w:numId w:val="25"/>
        </w:numPr>
        <w:spacing w:after="0" w:line="240" w:lineRule="auto"/>
        <w:rPr>
          <w:lang w:val="en-IN"/>
        </w:rPr>
      </w:pPr>
      <w:r>
        <w:t>Clone repository</w:t>
      </w:r>
      <w:r w:rsidRPr="00AA5BAB">
        <w:rPr>
          <w:lang w:val="en-IN"/>
        </w:rPr>
        <w:t xml:space="preserve"> “MobiliyaFleetARMTemplate.git” (</w:t>
      </w:r>
      <w:hyperlink r:id="rId15" w:history="1">
        <w:r w:rsidRPr="00AA5BAB">
          <w:rPr>
            <w:rStyle w:val="Hyperlink"/>
            <w:lang w:val="en-IN"/>
          </w:rPr>
          <w:t>https://github.com/MobiliyaTechnologies/MobiliyaFleetARMTemplate.git</w:t>
        </w:r>
      </w:hyperlink>
      <w:r w:rsidRPr="00AA5BAB">
        <w:rPr>
          <w:lang w:val="en-IN"/>
        </w:rPr>
        <w:t>)</w:t>
      </w:r>
    </w:p>
    <w:p w14:paraId="3D58B6F3" w14:textId="77777777" w:rsidR="00D02D70" w:rsidRDefault="00D02D70">
      <w:pPr>
        <w:spacing w:after="0" w:line="240" w:lineRule="auto"/>
      </w:pPr>
    </w:p>
    <w:p w14:paraId="0F6F4F16" w14:textId="4C46C4E7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36" w:name="_Toc515383329"/>
      <w:r w:rsidRPr="00AA5BAB">
        <w:rPr>
          <w:rFonts w:asciiTheme="minorHAnsi" w:hAnsiTheme="minorHAnsi" w:cstheme="minorHAnsi"/>
          <w:b w:val="0"/>
        </w:rPr>
        <w:t>Step 2</w:t>
      </w:r>
      <w:ins w:id="337" w:author="user" w:date="2018-05-29T18:19:00Z">
        <w:r w:rsidR="00D05C2F">
          <w:rPr>
            <w:rFonts w:asciiTheme="minorHAnsi" w:hAnsiTheme="minorHAnsi" w:cstheme="minorHAnsi"/>
            <w:b w:val="0"/>
          </w:rPr>
          <w:t xml:space="preserve">: </w:t>
        </w:r>
      </w:ins>
      <w:ins w:id="338" w:author="user" w:date="2018-05-29T18:20:00Z">
        <w:r w:rsidR="00D05C2F">
          <w:rPr>
            <w:rFonts w:asciiTheme="minorHAnsi" w:hAnsiTheme="minorHAnsi" w:cstheme="minorHAnsi"/>
            <w:b w:val="0"/>
          </w:rPr>
          <w:t>Create Resource Group</w:t>
        </w:r>
      </w:ins>
      <w:bookmarkEnd w:id="336"/>
    </w:p>
    <w:p w14:paraId="3C39CB6B" w14:textId="000F6F37" w:rsidR="00D02D70" w:rsidRDefault="00D362F1" w:rsidP="00AA5BAB">
      <w:pPr>
        <w:pStyle w:val="ListParagraph"/>
        <w:numPr>
          <w:ilvl w:val="0"/>
          <w:numId w:val="24"/>
        </w:numPr>
        <w:spacing w:after="0" w:line="240" w:lineRule="auto"/>
      </w:pPr>
      <w:r>
        <w:t>Login to Azure portal (</w:t>
      </w:r>
      <w:r w:rsidRPr="00AA5BAB">
        <w:rPr>
          <w:color w:val="0070C0"/>
        </w:rPr>
        <w:t>https://portal.azure.com</w:t>
      </w:r>
      <w:r>
        <w:t>) and select the appropriate subscription if it is not selected by default. Create a resource group that serves as the container for the deployed resources.</w:t>
      </w:r>
    </w:p>
    <w:p w14:paraId="6B2A42A8" w14:textId="77777777" w:rsidR="00AA5BAB" w:rsidRDefault="00AA5BAB" w:rsidP="00AA5BAB">
      <w:pPr>
        <w:pStyle w:val="ListParagraph"/>
        <w:spacing w:after="0" w:line="240" w:lineRule="auto"/>
      </w:pPr>
    </w:p>
    <w:p w14:paraId="103DAC34" w14:textId="77777777" w:rsidR="00D02D70" w:rsidRPr="00AA5BAB" w:rsidRDefault="000B2891" w:rsidP="00AA5BAB">
      <w:pPr>
        <w:pStyle w:val="ListParagraph"/>
        <w:numPr>
          <w:ilvl w:val="0"/>
          <w:numId w:val="24"/>
        </w:numPr>
        <w:spacing w:after="0" w:line="240" w:lineRule="auto"/>
        <w:rPr>
          <w:lang w:val="en-IN"/>
        </w:rPr>
      </w:pPr>
      <w:r w:rsidRPr="00AA5BAB">
        <w:rPr>
          <w:lang w:val="en-IN"/>
        </w:rPr>
        <w:t xml:space="preserve">Click on </w:t>
      </w:r>
      <w:r w:rsidRPr="00AA5BAB">
        <w:rPr>
          <w:b/>
          <w:lang w:val="en-IN"/>
        </w:rPr>
        <w:t>Resource Groups</w:t>
      </w:r>
      <w:r w:rsidRPr="00AA5BAB">
        <w:rPr>
          <w:lang w:val="en-IN"/>
        </w:rPr>
        <w:t xml:space="preserve"> from the left menu to </w:t>
      </w:r>
      <w:r w:rsidR="00D362F1" w:rsidRPr="00AA5BAB">
        <w:rPr>
          <w:lang w:val="en-IN"/>
        </w:rPr>
        <w:t xml:space="preserve">create </w:t>
      </w:r>
      <w:r w:rsidRPr="00AA5BAB">
        <w:rPr>
          <w:lang w:val="en-IN"/>
        </w:rPr>
        <w:t xml:space="preserve">a </w:t>
      </w:r>
      <w:r w:rsidR="00D362F1" w:rsidRPr="00AA5BAB">
        <w:rPr>
          <w:lang w:val="en-IN"/>
        </w:rPr>
        <w:t>resource group.</w:t>
      </w:r>
    </w:p>
    <w:p w14:paraId="290402AF" w14:textId="77777777" w:rsidR="00D02D70" w:rsidRDefault="00D02D70">
      <w:pPr>
        <w:spacing w:after="0" w:line="240" w:lineRule="auto"/>
        <w:rPr>
          <w:lang w:val="en-IN"/>
        </w:rPr>
      </w:pPr>
    </w:p>
    <w:p w14:paraId="19E7CB78" w14:textId="77777777" w:rsidR="00D02D70" w:rsidRDefault="00D362F1">
      <w:pPr>
        <w:spacing w:after="0" w:line="240" w:lineRule="auto"/>
        <w:rPr>
          <w:lang w:val="en-IN"/>
        </w:rPr>
      </w:pPr>
      <w:r>
        <w:rPr>
          <w:noProof/>
          <w:lang w:val="en-IN" w:eastAsia="en-IN" w:bidi="ar-SA"/>
        </w:rPr>
        <w:drawing>
          <wp:inline distT="0" distB="0" distL="114300" distR="114300" wp14:anchorId="2FBB3621" wp14:editId="300CC6DD">
            <wp:extent cx="4465955" cy="2766060"/>
            <wp:effectExtent l="19050" t="19050" r="10795" b="15240"/>
            <wp:docPr id="8" name="Picture 8" descr="browse-gro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owse-grou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7660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AD023" w14:textId="77777777" w:rsidR="00D02D70" w:rsidRPr="00AA5BAB" w:rsidRDefault="00D362F1" w:rsidP="00AA5BAB">
      <w:pPr>
        <w:pStyle w:val="ListParagraph"/>
        <w:numPr>
          <w:ilvl w:val="0"/>
          <w:numId w:val="26"/>
        </w:numPr>
        <w:spacing w:after="0" w:line="240" w:lineRule="auto"/>
        <w:rPr>
          <w:lang w:val="en-IN"/>
        </w:rPr>
      </w:pPr>
      <w:r w:rsidRPr="00AA5BAB">
        <w:rPr>
          <w:lang w:val="en-IN"/>
        </w:rPr>
        <w:lastRenderedPageBreak/>
        <w:t xml:space="preserve">Click on </w:t>
      </w:r>
      <w:r w:rsidR="00973E3E" w:rsidRPr="00AA5BAB">
        <w:rPr>
          <w:b/>
          <w:lang w:val="en-IN"/>
        </w:rPr>
        <w:t>+A</w:t>
      </w:r>
      <w:r w:rsidRPr="00AA5BAB">
        <w:rPr>
          <w:b/>
          <w:lang w:val="en-IN"/>
        </w:rPr>
        <w:t>dd</w:t>
      </w:r>
      <w:r w:rsidR="00973E3E" w:rsidRPr="00AA5BAB">
        <w:rPr>
          <w:lang w:val="en-IN"/>
        </w:rPr>
        <w:t xml:space="preserve"> under </w:t>
      </w:r>
      <w:r w:rsidR="00973E3E" w:rsidRPr="00AA5BAB">
        <w:rPr>
          <w:b/>
          <w:lang w:val="en-IN"/>
        </w:rPr>
        <w:t>Resource Groups</w:t>
      </w:r>
    </w:p>
    <w:p w14:paraId="0C8F8C3C" w14:textId="77777777" w:rsidR="00973E3E" w:rsidRDefault="00973E3E">
      <w:pPr>
        <w:spacing w:after="0" w:line="240" w:lineRule="auto"/>
        <w:rPr>
          <w:lang w:val="en-IN"/>
        </w:rPr>
      </w:pPr>
    </w:p>
    <w:p w14:paraId="7A039224" w14:textId="77777777" w:rsidR="00D02D70" w:rsidRDefault="00D362F1">
      <w:pPr>
        <w:spacing w:after="0" w:line="240" w:lineRule="auto"/>
        <w:rPr>
          <w:lang w:val="en-IN"/>
        </w:rPr>
      </w:pPr>
      <w:r>
        <w:rPr>
          <w:noProof/>
          <w:lang w:val="en-IN" w:eastAsia="en-IN" w:bidi="ar-SA"/>
        </w:rPr>
        <w:drawing>
          <wp:inline distT="0" distB="0" distL="114300" distR="114300" wp14:anchorId="0BE0A6E3" wp14:editId="446F00D8">
            <wp:extent cx="2343785" cy="723900"/>
            <wp:effectExtent l="19050" t="19050" r="18415" b="19050"/>
            <wp:docPr id="9" name="Picture 9" descr="add-resource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dd-resource-grou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23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A5FB1" w14:textId="77777777" w:rsidR="00D02D70" w:rsidRDefault="00D02D70">
      <w:pPr>
        <w:spacing w:after="0" w:line="240" w:lineRule="auto"/>
        <w:rPr>
          <w:lang w:val="en-IN"/>
        </w:rPr>
      </w:pPr>
    </w:p>
    <w:p w14:paraId="070609CE" w14:textId="77777777" w:rsidR="00D02D70" w:rsidRPr="007E5E32" w:rsidRDefault="00D362F1">
      <w:pPr>
        <w:spacing w:after="0" w:line="240" w:lineRule="auto"/>
        <w:rPr>
          <w:color w:val="000000" w:themeColor="text1"/>
          <w:lang w:val="en-IN"/>
        </w:rPr>
      </w:pPr>
      <w:r w:rsidRPr="007E5E32">
        <w:rPr>
          <w:color w:val="000000" w:themeColor="text1"/>
          <w:lang w:val="en-IN"/>
        </w:rPr>
        <w:t>Provide a name and location fo</w:t>
      </w:r>
      <w:r w:rsidR="00973E3E" w:rsidRPr="007E5E32">
        <w:rPr>
          <w:color w:val="000000" w:themeColor="text1"/>
          <w:lang w:val="en-IN"/>
        </w:rPr>
        <w:t>r the new resource group. Click on</w:t>
      </w:r>
      <w:r w:rsidRPr="007E5E32">
        <w:rPr>
          <w:color w:val="000000" w:themeColor="text1"/>
          <w:lang w:val="en-IN"/>
        </w:rPr>
        <w:t xml:space="preserve"> Create.</w:t>
      </w:r>
    </w:p>
    <w:p w14:paraId="0DB2EB19" w14:textId="77777777" w:rsidR="00D02D70" w:rsidRDefault="00D02D70">
      <w:pPr>
        <w:spacing w:after="0" w:line="240" w:lineRule="auto"/>
        <w:rPr>
          <w:lang w:val="en-IN"/>
        </w:rPr>
      </w:pPr>
    </w:p>
    <w:p w14:paraId="23F1C798" w14:textId="7BEEAF17" w:rsidR="00D02D70" w:rsidRDefault="007E5E32">
      <w:pPr>
        <w:spacing w:after="0" w:line="240" w:lineRule="auto"/>
        <w:rPr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25F9089B" wp14:editId="326C3309">
            <wp:extent cx="3019425" cy="5181600"/>
            <wp:effectExtent l="0" t="0" r="9525" b="0"/>
            <wp:docPr id="20" name="Picture 20" descr="C:\Users\user\Pictures\MSFleet\createResource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SFleet\createResourceGro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DDD3" w14:textId="77777777" w:rsidR="00D02D70" w:rsidRDefault="00D02D70">
      <w:pPr>
        <w:spacing w:after="0" w:line="240" w:lineRule="auto"/>
        <w:rPr>
          <w:lang w:val="en-IN"/>
        </w:rPr>
      </w:pPr>
    </w:p>
    <w:p w14:paraId="7084A5B1" w14:textId="2C9318A9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39" w:name="_Toc515383330"/>
      <w:r w:rsidRPr="00AA5BAB">
        <w:rPr>
          <w:rFonts w:asciiTheme="minorHAnsi" w:hAnsiTheme="minorHAnsi" w:cstheme="minorHAnsi"/>
          <w:b w:val="0"/>
        </w:rPr>
        <w:t>Step 3</w:t>
      </w:r>
      <w:ins w:id="340" w:author="user" w:date="2018-05-29T18:21:00Z">
        <w:r w:rsidR="00D05C2F">
          <w:rPr>
            <w:rFonts w:asciiTheme="minorHAnsi" w:hAnsiTheme="minorHAnsi" w:cstheme="minorHAnsi"/>
            <w:b w:val="0"/>
          </w:rPr>
          <w:t>: Create Resources Using Template</w:t>
        </w:r>
      </w:ins>
      <w:bookmarkEnd w:id="339"/>
    </w:p>
    <w:p w14:paraId="27750408" w14:textId="385B0EA1" w:rsidR="00AA5BAB" w:rsidRDefault="00D362F1">
      <w:pPr>
        <w:spacing w:after="0" w:line="240" w:lineRule="auto"/>
        <w:rPr>
          <w:lang w:val="en-IN" w:eastAsia="en-IN" w:bidi="ar-SA"/>
        </w:rPr>
      </w:pPr>
      <w:r>
        <w:rPr>
          <w:lang w:val="en-IN" w:eastAsia="en-IN" w:bidi="ar-SA"/>
        </w:rPr>
        <w:t>To deploy the template that defines the resources to the resource group,</w:t>
      </w:r>
      <w:r w:rsidR="00A12606">
        <w:rPr>
          <w:lang w:val="en-IN" w:eastAsia="en-IN" w:bidi="ar-SA"/>
        </w:rPr>
        <w:t xml:space="preserve"> </w:t>
      </w:r>
    </w:p>
    <w:p w14:paraId="184CFAE7" w14:textId="77777777" w:rsidR="00AA5BAB" w:rsidRDefault="00AA5BAB">
      <w:pPr>
        <w:spacing w:after="0" w:line="240" w:lineRule="auto"/>
        <w:rPr>
          <w:lang w:val="en-IN" w:eastAsia="en-IN" w:bidi="ar-SA"/>
        </w:rPr>
      </w:pPr>
    </w:p>
    <w:p w14:paraId="5B7C03A0" w14:textId="617074C6" w:rsidR="00AA5BAB" w:rsidRDefault="00AA5BAB" w:rsidP="00AA5BAB">
      <w:pPr>
        <w:pStyle w:val="ListParagraph"/>
        <w:numPr>
          <w:ilvl w:val="0"/>
          <w:numId w:val="26"/>
        </w:numPr>
        <w:spacing w:after="0" w:line="240" w:lineRule="auto"/>
        <w:ind w:right="-188"/>
        <w:rPr>
          <w:lang w:eastAsia="en-IN" w:bidi="ar-SA"/>
        </w:rPr>
      </w:pPr>
      <w:r w:rsidRPr="00AA5BAB">
        <w:rPr>
          <w:lang w:val="en-IN" w:eastAsia="en-IN" w:bidi="ar-SA"/>
        </w:rPr>
        <w:t>C</w:t>
      </w:r>
      <w:r w:rsidR="00A12606" w:rsidRPr="00AA5BAB">
        <w:rPr>
          <w:lang w:val="en-IN" w:eastAsia="en-IN" w:bidi="ar-SA"/>
        </w:rPr>
        <w:t xml:space="preserve">lick on </w:t>
      </w:r>
      <w:r w:rsidR="00A12606" w:rsidRPr="00AA5BAB">
        <w:rPr>
          <w:b/>
          <w:lang w:val="en-IN" w:eastAsia="en-IN" w:bidi="ar-SA"/>
        </w:rPr>
        <w:t>+C</w:t>
      </w:r>
      <w:r w:rsidR="00D362F1" w:rsidRPr="00AA5BAB">
        <w:rPr>
          <w:b/>
          <w:lang w:val="en-IN" w:eastAsia="en-IN" w:bidi="ar-SA"/>
        </w:rPr>
        <w:t>reate</w:t>
      </w:r>
      <w:r w:rsidR="00D362F1" w:rsidRPr="00AA5BAB">
        <w:rPr>
          <w:b/>
          <w:lang w:eastAsia="en-IN" w:bidi="ar-SA"/>
        </w:rPr>
        <w:t xml:space="preserve"> a resource</w:t>
      </w:r>
      <w:r w:rsidR="00D362F1">
        <w:rPr>
          <w:lang w:eastAsia="en-IN" w:bidi="ar-SA"/>
        </w:rPr>
        <w:t xml:space="preserve"> </w:t>
      </w:r>
      <w:r w:rsidR="00A12606">
        <w:rPr>
          <w:lang w:eastAsia="en-IN" w:bidi="ar-SA"/>
        </w:rPr>
        <w:t xml:space="preserve">from the left menu. </w:t>
      </w:r>
    </w:p>
    <w:p w14:paraId="10A8E999" w14:textId="77777777" w:rsidR="00AA5BAB" w:rsidRDefault="00A12606" w:rsidP="00AA5BAB">
      <w:pPr>
        <w:pStyle w:val="ListParagraph"/>
        <w:numPr>
          <w:ilvl w:val="0"/>
          <w:numId w:val="26"/>
        </w:numPr>
        <w:spacing w:after="0" w:line="240" w:lineRule="auto"/>
        <w:ind w:right="-188"/>
        <w:rPr>
          <w:lang w:eastAsia="en-IN" w:bidi="ar-SA"/>
        </w:rPr>
      </w:pPr>
      <w:r>
        <w:rPr>
          <w:lang w:eastAsia="en-IN" w:bidi="ar-SA"/>
        </w:rPr>
        <w:t>S</w:t>
      </w:r>
      <w:r w:rsidR="00D362F1">
        <w:rPr>
          <w:lang w:eastAsia="en-IN" w:bidi="ar-SA"/>
        </w:rPr>
        <w:t xml:space="preserve">elect </w:t>
      </w:r>
      <w:r w:rsidR="00D362F1" w:rsidRPr="00AA5BAB">
        <w:rPr>
          <w:b/>
          <w:lang w:eastAsia="en-IN" w:bidi="ar-SA"/>
        </w:rPr>
        <w:t>Template deployment option</w:t>
      </w:r>
    </w:p>
    <w:p w14:paraId="2BD5606D" w14:textId="298C9124" w:rsidR="00D02D70" w:rsidRPr="00AA5BAB" w:rsidRDefault="00D362F1" w:rsidP="00AA5BAB">
      <w:pPr>
        <w:pStyle w:val="ListParagraph"/>
        <w:numPr>
          <w:ilvl w:val="0"/>
          <w:numId w:val="26"/>
        </w:numPr>
        <w:spacing w:after="0" w:line="240" w:lineRule="auto"/>
        <w:ind w:right="-188"/>
        <w:rPr>
          <w:lang w:val="en-IN" w:eastAsia="en-IN" w:bidi="ar-SA"/>
        </w:rPr>
      </w:pPr>
      <w:r w:rsidRPr="00AA5BAB">
        <w:rPr>
          <w:lang w:val="en-IN" w:eastAsia="en-IN" w:bidi="ar-SA"/>
        </w:rPr>
        <w:t>load the azuredeploy.json template from your cloned project directory( ‘c:\users\..\projects’).</w:t>
      </w:r>
    </w:p>
    <w:p w14:paraId="33E10972" w14:textId="77777777" w:rsidR="00D02D70" w:rsidRDefault="00D02D70">
      <w:pPr>
        <w:spacing w:after="0" w:line="240" w:lineRule="auto"/>
        <w:rPr>
          <w:lang w:val="en-IN" w:eastAsia="en-IN" w:bidi="ar-SA"/>
        </w:rPr>
      </w:pPr>
    </w:p>
    <w:p w14:paraId="5B3417B4" w14:textId="77777777" w:rsidR="00D02D70" w:rsidRDefault="00D362F1">
      <w:pPr>
        <w:spacing w:after="0" w:line="240" w:lineRule="auto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A5A5398" wp14:editId="688CA740">
            <wp:extent cx="5838825" cy="3052445"/>
            <wp:effectExtent l="38100" t="38100" r="28575" b="14605"/>
            <wp:docPr id="34" name="Picture 34" descr="^ED7F213358A807BE161004119EC918B046F9E89CC90616A18B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^ED7F213358A807BE161004119EC918B046F9E89CC90616A18B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726" cy="30524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8F892" w14:textId="52E4F507" w:rsidR="00D02D70" w:rsidRDefault="003D662E">
      <w:pPr>
        <w:pStyle w:val="ListParagraph"/>
        <w:numPr>
          <w:ilvl w:val="0"/>
          <w:numId w:val="14"/>
        </w:numPr>
      </w:pPr>
      <w:r>
        <w:t>Click on</w:t>
      </w:r>
      <w:r w:rsidR="00D362F1">
        <w:t xml:space="preserve"> </w:t>
      </w:r>
      <w:r w:rsidR="00D362F1" w:rsidRPr="003D662E">
        <w:rPr>
          <w:b/>
        </w:rPr>
        <w:t>Create</w:t>
      </w:r>
    </w:p>
    <w:p w14:paraId="1C04AB9E" w14:textId="77777777" w:rsidR="00D02D70" w:rsidRDefault="00D362F1">
      <w:r>
        <w:rPr>
          <w:noProof/>
          <w:lang w:val="en-IN" w:eastAsia="en-IN" w:bidi="ar-SA"/>
        </w:rPr>
        <w:drawing>
          <wp:inline distT="0" distB="0" distL="0" distR="0" wp14:anchorId="2E6C155F" wp14:editId="1E4A5A80">
            <wp:extent cx="4781550" cy="4095115"/>
            <wp:effectExtent l="19050" t="19050" r="0" b="635"/>
            <wp:docPr id="38" name="Picture 38" descr="^2DDACD85358A9D469E7A22A8229C86D7C1614449DAFA1CDC8E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^2DDACD85358A9D469E7A22A8229C86D7C1614449DAFA1CDC8E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515" cy="41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C7DD3" w14:textId="799DE28F" w:rsidR="00D02D70" w:rsidRDefault="003D662E">
      <w:pPr>
        <w:pStyle w:val="ListParagraph"/>
        <w:numPr>
          <w:ilvl w:val="0"/>
          <w:numId w:val="14"/>
        </w:numPr>
      </w:pPr>
      <w:r>
        <w:t>Click on</w:t>
      </w:r>
      <w:r w:rsidR="00D362F1">
        <w:t xml:space="preserve"> </w:t>
      </w:r>
      <w:r w:rsidRPr="003D662E">
        <w:rPr>
          <w:b/>
        </w:rPr>
        <w:t>B</w:t>
      </w:r>
      <w:r w:rsidR="00D362F1" w:rsidRPr="003D662E">
        <w:rPr>
          <w:b/>
        </w:rPr>
        <w:t>uild your own template in the editor</w:t>
      </w:r>
    </w:p>
    <w:p w14:paraId="4243F7D2" w14:textId="77777777" w:rsidR="00D02D70" w:rsidRDefault="00D02D70">
      <w:pPr>
        <w:pStyle w:val="ListParagraph"/>
        <w:ind w:left="360"/>
      </w:pPr>
    </w:p>
    <w:p w14:paraId="448709E8" w14:textId="77777777" w:rsidR="00D02D70" w:rsidRDefault="00D362F1">
      <w:pPr>
        <w:pStyle w:val="ListParagraph"/>
        <w:spacing w:line="240" w:lineRule="auto"/>
        <w:ind w:left="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61D7F1C6" wp14:editId="7F4387B6">
            <wp:extent cx="4127500" cy="3219826"/>
            <wp:effectExtent l="19050" t="19050" r="6350" b="0"/>
            <wp:docPr id="50" name="Picture 50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tep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908" cy="323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3E23A" w14:textId="77777777" w:rsidR="00D02D70" w:rsidRDefault="00D02D70">
      <w:pPr>
        <w:pStyle w:val="ListParagraph"/>
        <w:spacing w:line="240" w:lineRule="auto"/>
        <w:ind w:left="0"/>
      </w:pPr>
    </w:p>
    <w:p w14:paraId="435A6F7C" w14:textId="40B352DA" w:rsidR="00D02D70" w:rsidRDefault="00670C1A" w:rsidP="00AA5BAB">
      <w:pPr>
        <w:pStyle w:val="ListParagraph"/>
        <w:numPr>
          <w:ilvl w:val="0"/>
          <w:numId w:val="14"/>
        </w:numPr>
        <w:spacing w:line="240" w:lineRule="auto"/>
        <w:jc w:val="both"/>
      </w:pPr>
      <w:r>
        <w:t xml:space="preserve">Click on </w:t>
      </w:r>
      <w:r w:rsidRPr="00670C1A">
        <w:rPr>
          <w:b/>
        </w:rPr>
        <w:t>L</w:t>
      </w:r>
      <w:r w:rsidR="00D362F1" w:rsidRPr="00670C1A">
        <w:rPr>
          <w:b/>
        </w:rPr>
        <w:t>oad file</w:t>
      </w:r>
      <w:r>
        <w:rPr>
          <w:b/>
        </w:rPr>
        <w:t xml:space="preserve"> </w:t>
      </w:r>
      <w:r>
        <w:t>located in the top navigation bar</w:t>
      </w:r>
      <w:r w:rsidR="00D362F1">
        <w:t>. Upload deployment template file (azuredeploy.json) from your cloned project in step 1.</w:t>
      </w:r>
    </w:p>
    <w:p w14:paraId="7F73CC86" w14:textId="77777777" w:rsidR="00D02D70" w:rsidRDefault="00D362F1">
      <w:pPr>
        <w:spacing w:line="240" w:lineRule="auto"/>
      </w:pPr>
      <w:r>
        <w:rPr>
          <w:noProof/>
          <w:lang w:val="en-IN" w:eastAsia="en-IN" w:bidi="ar-SA"/>
        </w:rPr>
        <w:drawing>
          <wp:inline distT="0" distB="0" distL="0" distR="0" wp14:anchorId="57A8C32D" wp14:editId="65EB91B4">
            <wp:extent cx="5694680" cy="2971800"/>
            <wp:effectExtent l="38100" t="38100" r="20320" b="19050"/>
            <wp:docPr id="54" name="Picture 54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17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753" cy="29753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A20C6" w14:textId="77777777" w:rsidR="00D02D70" w:rsidRDefault="00D362F1" w:rsidP="00AA5BAB">
      <w:pPr>
        <w:pStyle w:val="ListParagraph"/>
        <w:numPr>
          <w:ilvl w:val="0"/>
          <w:numId w:val="14"/>
        </w:numPr>
        <w:spacing w:line="240" w:lineRule="auto"/>
        <w:jc w:val="both"/>
      </w:pPr>
      <w:r>
        <w:t xml:space="preserve">Once the file is uploaded, click on </w:t>
      </w:r>
      <w:r w:rsidRPr="005941C6">
        <w:rPr>
          <w:b/>
          <w:i/>
          <w:iCs/>
        </w:rPr>
        <w:t>Save</w:t>
      </w:r>
      <w:r>
        <w:t xml:space="preserve"> button. A new form appears which accepts some values before the actual deployment.</w:t>
      </w:r>
    </w:p>
    <w:p w14:paraId="20481B95" w14:textId="3E373CB9" w:rsidR="00D02D70" w:rsidRDefault="00D362F1" w:rsidP="00AA5BAB">
      <w:pPr>
        <w:spacing w:line="240" w:lineRule="auto"/>
        <w:ind w:left="720"/>
        <w:contextualSpacing/>
        <w:jc w:val="both"/>
      </w:pPr>
      <w:r>
        <w:t>Fill in all the required details</w:t>
      </w:r>
      <w:r w:rsidR="003219AE">
        <w:t xml:space="preserve"> using the following guidelines:</w:t>
      </w:r>
    </w:p>
    <w:p w14:paraId="0956D9D5" w14:textId="68215C46" w:rsidR="00D02D70" w:rsidRDefault="003219AE" w:rsidP="00AA5BAB">
      <w:pPr>
        <w:spacing w:line="240" w:lineRule="auto"/>
        <w:ind w:left="720"/>
        <w:contextualSpacing/>
        <w:jc w:val="both"/>
      </w:pPr>
      <w:r>
        <w:t xml:space="preserve">* </w:t>
      </w:r>
      <w:r w:rsidR="00224255">
        <w:t>U</w:t>
      </w:r>
      <w:r w:rsidR="00D362F1">
        <w:t xml:space="preserve">se </w:t>
      </w:r>
      <w:r w:rsidR="00224255">
        <w:t xml:space="preserve">of </w:t>
      </w:r>
      <w:r w:rsidR="00D362F1">
        <w:t>small case characters</w:t>
      </w:r>
      <w:r w:rsidR="00224255">
        <w:t xml:space="preserve"> is preferred</w:t>
      </w:r>
      <w:r w:rsidR="00D362F1">
        <w:t>.</w:t>
      </w:r>
    </w:p>
    <w:p w14:paraId="63EF646B" w14:textId="15DBBF89" w:rsidR="00D02D70" w:rsidRDefault="00D362F1" w:rsidP="00AA5BAB">
      <w:pPr>
        <w:spacing w:line="240" w:lineRule="auto"/>
        <w:contextualSpacing/>
        <w:jc w:val="both"/>
      </w:pPr>
      <w:r>
        <w:t xml:space="preserve">    </w:t>
      </w:r>
      <w:r>
        <w:tab/>
      </w:r>
      <w:r w:rsidR="003219AE">
        <w:rPr>
          <w:b/>
        </w:rPr>
        <w:t xml:space="preserve">* </w:t>
      </w:r>
      <w:r w:rsidR="003219AE">
        <w:t>Use of special symbols</w:t>
      </w:r>
      <w:r w:rsidR="00727B44">
        <w:t xml:space="preserve"> is n</w:t>
      </w:r>
      <w:r w:rsidR="003219AE">
        <w:t>ot allowed</w:t>
      </w:r>
    </w:p>
    <w:p w14:paraId="71EC44DE" w14:textId="0E45F42C" w:rsidR="00D02D70" w:rsidRDefault="00D362F1" w:rsidP="00AA5BAB">
      <w:pPr>
        <w:spacing w:line="240" w:lineRule="auto"/>
        <w:contextualSpacing/>
        <w:jc w:val="both"/>
      </w:pPr>
      <w:r>
        <w:t xml:space="preserve">    </w:t>
      </w:r>
      <w:r>
        <w:tab/>
        <w:t xml:space="preserve">* Use the </w:t>
      </w:r>
      <w:r w:rsidR="00727B44">
        <w:rPr>
          <w:b/>
        </w:rPr>
        <w:t>“I”</w:t>
      </w:r>
      <w:r w:rsidRPr="00044E85">
        <w:rPr>
          <w:b/>
        </w:rPr>
        <w:t xml:space="preserve"> image symbol</w:t>
      </w:r>
      <w:r w:rsidR="00727B44">
        <w:t xml:space="preserve"> as a guidance for filling data</w:t>
      </w:r>
    </w:p>
    <w:p w14:paraId="101AFD5A" w14:textId="20FF1E53" w:rsidR="00D02D70" w:rsidRDefault="00D362F1" w:rsidP="00AA5BAB">
      <w:pPr>
        <w:spacing w:line="240" w:lineRule="auto"/>
        <w:contextualSpacing/>
        <w:jc w:val="both"/>
      </w:pPr>
      <w:r>
        <w:t xml:space="preserve">    </w:t>
      </w:r>
      <w:r>
        <w:tab/>
        <w:t xml:space="preserve">* Give special preference to fields marked with </w:t>
      </w:r>
      <w:r w:rsidR="00727B44">
        <w:rPr>
          <w:b/>
        </w:rPr>
        <w:t>“Has to be unique”</w:t>
      </w:r>
    </w:p>
    <w:p w14:paraId="76760D2E" w14:textId="77777777" w:rsidR="00D02D70" w:rsidRDefault="00D02D70">
      <w:pPr>
        <w:spacing w:line="240" w:lineRule="auto"/>
        <w:contextualSpacing/>
      </w:pPr>
    </w:p>
    <w:p w14:paraId="29E4935A" w14:textId="77777777" w:rsidR="00D02D70" w:rsidRDefault="00D362F1">
      <w:pPr>
        <w:spacing w:line="240" w:lineRule="auto"/>
        <w:contextualSpacing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45ACCE68" wp14:editId="0E68B4CB">
            <wp:extent cx="5323840" cy="3228975"/>
            <wp:effectExtent l="38100" t="38100" r="10160" b="9525"/>
            <wp:docPr id="55" name="Picture 55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18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547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59E11" w14:textId="7C5B2CB8" w:rsidR="00D02D70" w:rsidRDefault="00D362F1">
      <w:pPr>
        <w:spacing w:after="160" w:line="259" w:lineRule="auto"/>
      </w:pPr>
      <w:del w:id="341" w:author="user" w:date="2018-05-29T18:16:00Z">
        <w:r w:rsidDel="00EA148C">
          <w:br w:type="page"/>
        </w:r>
      </w:del>
    </w:p>
    <w:p w14:paraId="29BDB8C3" w14:textId="10633D69" w:rsidR="00D02D70" w:rsidRDefault="00D362F1" w:rsidP="00AA5BAB">
      <w:pPr>
        <w:spacing w:line="240" w:lineRule="auto"/>
        <w:ind w:left="720"/>
        <w:contextualSpacing/>
        <w:jc w:val="both"/>
      </w:pPr>
      <w:r>
        <w:t>* Once, all the fields have been filled, ac</w:t>
      </w:r>
      <w:r w:rsidR="00044E85">
        <w:t xml:space="preserve">cept the licensing terms and click </w:t>
      </w:r>
      <w:r w:rsidR="0036380D">
        <w:t xml:space="preserve">on </w:t>
      </w:r>
      <w:r w:rsidR="00044E85" w:rsidRPr="00044E85">
        <w:rPr>
          <w:b/>
        </w:rPr>
        <w:t>Purchase</w:t>
      </w:r>
    </w:p>
    <w:p w14:paraId="6E65C85C" w14:textId="41A4EA31" w:rsidR="00D02D70" w:rsidRDefault="00D362F1" w:rsidP="00AA5BAB">
      <w:pPr>
        <w:spacing w:line="240" w:lineRule="auto"/>
        <w:ind w:left="720"/>
        <w:contextualSpacing/>
        <w:jc w:val="both"/>
      </w:pPr>
      <w:r>
        <w:t>* The deployment would take some time; you can</w:t>
      </w:r>
      <w:r w:rsidR="00044E85">
        <w:t xml:space="preserve"> have a cup of coffee till then</w:t>
      </w:r>
    </w:p>
    <w:p w14:paraId="51C4621D" w14:textId="76E1B600" w:rsidR="00D02D70" w:rsidRDefault="00D362F1" w:rsidP="00AA5BAB">
      <w:pPr>
        <w:spacing w:line="240" w:lineRule="auto"/>
        <w:ind w:left="720"/>
        <w:contextualSpacing/>
        <w:jc w:val="both"/>
      </w:pPr>
      <w:r>
        <w:t>* Once you get a notification of successful deployment of resources</w:t>
      </w:r>
      <w:r w:rsidR="00044E85">
        <w:t xml:space="preserve"> from Azure, please verify that the</w:t>
      </w:r>
      <w:r>
        <w:t xml:space="preserve"> resource types </w:t>
      </w:r>
      <w:r w:rsidR="00044E85">
        <w:t xml:space="preserve">mentioned below have been </w:t>
      </w:r>
      <w:r>
        <w:t xml:space="preserve">created in </w:t>
      </w:r>
      <w:r w:rsidR="00044E85">
        <w:t>the Azure portal:</w:t>
      </w:r>
    </w:p>
    <w:p w14:paraId="4C101CA1" w14:textId="77777777" w:rsidR="00AA5BAB" w:rsidRDefault="00AA5BAB">
      <w:pPr>
        <w:spacing w:line="240" w:lineRule="auto"/>
        <w:ind w:left="720"/>
        <w:contextualSpacing/>
      </w:pPr>
    </w:p>
    <w:p w14:paraId="75F4D390" w14:textId="1A3F0027" w:rsidR="00D02D70" w:rsidRDefault="00D362F1" w:rsidP="00AA5BAB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</w:pPr>
      <w:r>
        <w:t>App Services</w:t>
      </w:r>
      <w:r w:rsidR="00596B99">
        <w:t xml:space="preserve"> </w:t>
      </w:r>
      <w:r>
        <w:t>(app services for identity/fleet/trip/accelerator-portal).</w:t>
      </w:r>
    </w:p>
    <w:p w14:paraId="4C654422" w14:textId="77777777" w:rsidR="00D02D70" w:rsidRDefault="00D362F1" w:rsidP="00AA5BAB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</w:pPr>
      <w:r>
        <w:t>Azure cosmos db account.</w:t>
      </w:r>
    </w:p>
    <w:p w14:paraId="63F399E7" w14:textId="77777777" w:rsidR="00D02D70" w:rsidRDefault="00D362F1" w:rsidP="00AA5BAB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</w:pPr>
      <w:r>
        <w:t>Redis cache</w:t>
      </w:r>
    </w:p>
    <w:p w14:paraId="13640CAF" w14:textId="058CD9EF" w:rsidR="00D02D70" w:rsidRDefault="00D362F1" w:rsidP="00AA5BAB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</w:pPr>
      <w:r>
        <w:t>Io</w:t>
      </w:r>
      <w:r w:rsidR="0043751B">
        <w:t>T</w:t>
      </w:r>
      <w:r>
        <w:t xml:space="preserve"> </w:t>
      </w:r>
      <w:r w:rsidR="0043751B">
        <w:t>H</w:t>
      </w:r>
      <w:r>
        <w:t>ub</w:t>
      </w:r>
    </w:p>
    <w:p w14:paraId="00476048" w14:textId="77777777" w:rsidR="00D02D70" w:rsidRDefault="00D362F1" w:rsidP="00AA5BAB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</w:pPr>
      <w:r>
        <w:t>SQL server</w:t>
      </w:r>
    </w:p>
    <w:p w14:paraId="4D45614E" w14:textId="77777777" w:rsidR="00D02D70" w:rsidRDefault="00D362F1" w:rsidP="00AA5BAB">
      <w:pPr>
        <w:numPr>
          <w:ilvl w:val="0"/>
          <w:numId w:val="16"/>
        </w:numPr>
        <w:spacing w:line="240" w:lineRule="auto"/>
        <w:ind w:left="420" w:firstLine="716"/>
        <w:contextualSpacing/>
        <w:jc w:val="both"/>
      </w:pPr>
      <w:r>
        <w:t>SQL database</w:t>
      </w:r>
    </w:p>
    <w:p w14:paraId="75D3B7BD" w14:textId="77777777" w:rsidR="00AA5BAB" w:rsidRDefault="00AA5BAB" w:rsidP="00AA5BAB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</w:pPr>
    </w:p>
    <w:p w14:paraId="718AD8E1" w14:textId="77777777" w:rsidR="00AA5BAB" w:rsidRDefault="00596B99" w:rsidP="00AA5BAB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</w:pPr>
      <w:r>
        <w:t>- Names of the resources will be</w:t>
      </w:r>
      <w:r w:rsidR="00D362F1">
        <w:t xml:space="preserve"> those</w:t>
      </w:r>
      <w:r>
        <w:t xml:space="preserve"> that</w:t>
      </w:r>
      <w:r w:rsidR="00D362F1">
        <w:t xml:space="preserve"> you </w:t>
      </w:r>
      <w:r>
        <w:t xml:space="preserve">have </w:t>
      </w:r>
      <w:r w:rsidR="00D362F1">
        <w:t xml:space="preserve">provided in </w:t>
      </w:r>
      <w:r>
        <w:t>the form</w:t>
      </w:r>
      <w:r w:rsidR="00D362F1">
        <w:br/>
      </w:r>
      <w:r w:rsidR="00D362F1">
        <w:tab/>
        <w:t xml:space="preserve"> </w:t>
      </w:r>
    </w:p>
    <w:p w14:paraId="79B2BB2F" w14:textId="563CB223" w:rsidR="00D02D70" w:rsidRDefault="00596B99" w:rsidP="00AA5BAB">
      <w:pPr>
        <w:numPr>
          <w:ilvl w:val="253"/>
          <w:numId w:val="0"/>
        </w:numPr>
        <w:spacing w:line="240" w:lineRule="auto"/>
        <w:ind w:firstLineChars="350" w:firstLine="770"/>
        <w:contextualSpacing/>
        <w:jc w:val="both"/>
      </w:pPr>
      <w:r>
        <w:t xml:space="preserve">- </w:t>
      </w:r>
      <w:r w:rsidR="00D362F1">
        <w:t xml:space="preserve">Now you can proceed with the further </w:t>
      </w:r>
      <w:r w:rsidR="00D362F1">
        <w:rPr>
          <w:lang w:val="en-IN"/>
        </w:rPr>
        <w:t xml:space="preserve">deployment </w:t>
      </w:r>
      <w:r w:rsidR="00D362F1">
        <w:t>steps.</w:t>
      </w:r>
    </w:p>
    <w:p w14:paraId="58C3FE19" w14:textId="77777777" w:rsidR="00D02D70" w:rsidRDefault="00D02D70">
      <w:pPr>
        <w:spacing w:line="240" w:lineRule="auto"/>
        <w:ind w:left="720"/>
        <w:contextualSpacing/>
      </w:pPr>
    </w:p>
    <w:p w14:paraId="42D851E7" w14:textId="77777777" w:rsidR="00EA148C" w:rsidRDefault="00EA148C">
      <w:pPr>
        <w:spacing w:after="160" w:line="259" w:lineRule="auto"/>
        <w:rPr>
          <w:ins w:id="342" w:author="user" w:date="2018-05-29T18:17:00Z"/>
          <w:rFonts w:eastAsiaTheme="majorEastAsia" w:cstheme="majorBidi"/>
          <w:bCs/>
          <w:color w:val="365F91" w:themeColor="accent1" w:themeShade="BF"/>
          <w:sz w:val="28"/>
          <w:szCs w:val="28"/>
          <w:lang w:val="en-IN"/>
        </w:rPr>
      </w:pPr>
      <w:bookmarkStart w:id="343" w:name="_Toc515361288"/>
      <w:ins w:id="344" w:author="user" w:date="2018-05-29T18:17:00Z">
        <w:r>
          <w:rPr>
            <w:b/>
            <w:lang w:val="en-IN"/>
          </w:rPr>
          <w:br w:type="page"/>
        </w:r>
      </w:ins>
    </w:p>
    <w:p w14:paraId="4D8051C9" w14:textId="50CF7C17" w:rsidR="00D02D70" w:rsidRDefault="00D362F1">
      <w:pPr>
        <w:pStyle w:val="Heading1"/>
        <w:numPr>
          <w:ilvl w:val="0"/>
          <w:numId w:val="1"/>
        </w:numPr>
        <w:ind w:left="284"/>
        <w:rPr>
          <w:rFonts w:asciiTheme="minorHAnsi" w:hAnsiTheme="minorHAnsi"/>
          <w:b w:val="0"/>
        </w:rPr>
      </w:pPr>
      <w:bookmarkStart w:id="345" w:name="_Toc515383331"/>
      <w:r>
        <w:rPr>
          <w:rFonts w:asciiTheme="minorHAnsi" w:hAnsiTheme="minorHAnsi"/>
          <w:b w:val="0"/>
          <w:lang w:val="en-IN"/>
        </w:rPr>
        <w:lastRenderedPageBreak/>
        <w:t>Dep</w:t>
      </w:r>
      <w:r w:rsidR="00FE1675">
        <w:rPr>
          <w:rFonts w:asciiTheme="minorHAnsi" w:hAnsiTheme="minorHAnsi"/>
          <w:b w:val="0"/>
          <w:lang w:val="en-IN"/>
        </w:rPr>
        <w:t>loyment of Backend Services on A</w:t>
      </w:r>
      <w:r>
        <w:rPr>
          <w:rFonts w:asciiTheme="minorHAnsi" w:hAnsiTheme="minorHAnsi"/>
          <w:b w:val="0"/>
          <w:lang w:val="en-IN"/>
        </w:rPr>
        <w:t>zure:</w:t>
      </w:r>
      <w:bookmarkEnd w:id="343"/>
      <w:bookmarkEnd w:id="345"/>
      <w:r>
        <w:rPr>
          <w:rFonts w:asciiTheme="minorHAnsi" w:hAnsiTheme="minorHAnsi"/>
          <w:b w:val="0"/>
          <w:lang w:val="en-IN"/>
        </w:rPr>
        <w:t xml:space="preserve"> </w:t>
      </w:r>
    </w:p>
    <w:p w14:paraId="26FD27B7" w14:textId="77777777" w:rsidR="00AA5BAB" w:rsidRDefault="00AA5BAB">
      <w:pPr>
        <w:tabs>
          <w:tab w:val="left" w:pos="2140"/>
        </w:tabs>
        <w:spacing w:line="253" w:lineRule="auto"/>
        <w:ind w:right="1140"/>
        <w:jc w:val="both"/>
      </w:pPr>
    </w:p>
    <w:p w14:paraId="4ECE6542" w14:textId="2A4EAADA" w:rsidR="00D02D70" w:rsidRDefault="005A3AB6">
      <w:pPr>
        <w:tabs>
          <w:tab w:val="left" w:pos="2140"/>
        </w:tabs>
        <w:spacing w:line="253" w:lineRule="auto"/>
        <w:ind w:right="1140"/>
        <w:jc w:val="both"/>
        <w:rPr>
          <w:lang w:val="en-IN"/>
        </w:rPr>
      </w:pPr>
      <w:r>
        <w:t xml:space="preserve">The following steps will enable user in deploying the </w:t>
      </w:r>
      <w:r w:rsidR="00D362F1">
        <w:rPr>
          <w:lang w:val="en-IN"/>
        </w:rPr>
        <w:t xml:space="preserve">Web App </w:t>
      </w:r>
    </w:p>
    <w:p w14:paraId="5F0F7BA0" w14:textId="13418AD8" w:rsidR="00D02D70" w:rsidRPr="00AA5BAB" w:rsidRDefault="00D362F1" w:rsidP="00AA5BAB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</w:pPr>
      <w:bookmarkStart w:id="346" w:name="_Toc515383332"/>
      <w:r w:rsidRPr="00AA5BAB">
        <w:rPr>
          <w:rFonts w:asciiTheme="minorHAnsi" w:hAnsiTheme="minorHAnsi" w:cstheme="minorHAnsi"/>
          <w:b w:val="0"/>
        </w:rPr>
        <w:t>Pre</w:t>
      </w:r>
      <w:r w:rsidR="008D170E" w:rsidRPr="00AA5BAB">
        <w:rPr>
          <w:rFonts w:asciiTheme="minorHAnsi" w:hAnsiTheme="minorHAnsi" w:cstheme="minorHAnsi"/>
          <w:b w:val="0"/>
        </w:rPr>
        <w:t>-</w:t>
      </w:r>
      <w:r w:rsidRPr="00AA5BAB">
        <w:rPr>
          <w:rFonts w:asciiTheme="minorHAnsi" w:hAnsiTheme="minorHAnsi" w:cstheme="minorHAnsi"/>
          <w:b w:val="0"/>
        </w:rPr>
        <w:t>requisites:</w:t>
      </w:r>
      <w:bookmarkEnd w:id="346"/>
    </w:p>
    <w:p w14:paraId="0DE111A5" w14:textId="77777777" w:rsidR="00AA5BAB" w:rsidRDefault="00AA5BAB">
      <w:pPr>
        <w:tabs>
          <w:tab w:val="left" w:pos="2140"/>
        </w:tabs>
        <w:spacing w:line="253" w:lineRule="auto"/>
        <w:ind w:right="1140"/>
        <w:jc w:val="both"/>
        <w:rPr>
          <w:lang w:val="en-IN"/>
        </w:rPr>
      </w:pPr>
    </w:p>
    <w:p w14:paraId="7006A37B" w14:textId="3BF9192C" w:rsidR="00D02D70" w:rsidRPr="00AA5BAB" w:rsidRDefault="00D362F1" w:rsidP="00AA5BAB">
      <w:pPr>
        <w:tabs>
          <w:tab w:val="left" w:pos="2140"/>
        </w:tabs>
        <w:spacing w:line="253" w:lineRule="auto"/>
        <w:ind w:right="1140"/>
        <w:jc w:val="both"/>
        <w:rPr>
          <w:lang w:val="en-IN"/>
        </w:rPr>
      </w:pPr>
      <w:r w:rsidRPr="00AA5BAB">
        <w:rPr>
          <w:lang w:val="en-IN"/>
        </w:rPr>
        <w:t>Download the Fleet Management Project from github on your local computer using below URLs:</w:t>
      </w:r>
    </w:p>
    <w:p w14:paraId="49BA9746" w14:textId="77777777" w:rsidR="00D02D70" w:rsidRPr="00AA5BAB" w:rsidRDefault="00D362F1" w:rsidP="00AA5BAB">
      <w:pPr>
        <w:pStyle w:val="ListParagraph"/>
        <w:numPr>
          <w:ilvl w:val="0"/>
          <w:numId w:val="28"/>
        </w:numPr>
        <w:tabs>
          <w:tab w:val="left" w:pos="2140"/>
        </w:tabs>
        <w:spacing w:line="253" w:lineRule="auto"/>
        <w:ind w:right="1140"/>
        <w:jc w:val="both"/>
        <w:rPr>
          <w:i/>
          <w:iCs/>
          <w:lang w:val="en-IN"/>
        </w:rPr>
      </w:pPr>
      <w:r w:rsidRPr="00AA5BAB">
        <w:rPr>
          <w:i/>
          <w:iCs/>
          <w:lang w:val="en-IN"/>
        </w:rPr>
        <w:t xml:space="preserve">Identity Service:     </w:t>
      </w:r>
      <w:hyperlink r:id="rId24" w:history="1">
        <w:r w:rsidRPr="00AA5BAB">
          <w:rPr>
            <w:rStyle w:val="Hyperlink"/>
            <w:i/>
            <w:iCs/>
            <w:u w:val="none"/>
            <w:lang w:val="en-IN"/>
          </w:rPr>
          <w:t>https://github.com/MobiliyaTechnologies/identityService.git</w:t>
        </w:r>
      </w:hyperlink>
    </w:p>
    <w:p w14:paraId="164A405C" w14:textId="77777777" w:rsidR="00D02D70" w:rsidRPr="00AA5BAB" w:rsidRDefault="00D362F1" w:rsidP="00AA5BAB">
      <w:pPr>
        <w:pStyle w:val="ListParagraph"/>
        <w:numPr>
          <w:ilvl w:val="0"/>
          <w:numId w:val="28"/>
        </w:numPr>
        <w:tabs>
          <w:tab w:val="left" w:pos="2140"/>
        </w:tabs>
        <w:spacing w:line="253" w:lineRule="auto"/>
        <w:ind w:right="1140"/>
        <w:jc w:val="both"/>
        <w:rPr>
          <w:i/>
          <w:iCs/>
          <w:lang w:val="en-IN"/>
        </w:rPr>
      </w:pPr>
      <w:r w:rsidRPr="00AA5BAB">
        <w:rPr>
          <w:i/>
          <w:iCs/>
          <w:lang w:val="en-IN"/>
        </w:rPr>
        <w:t xml:space="preserve">Fleet Service:          </w:t>
      </w:r>
      <w:hyperlink r:id="rId25" w:history="1">
        <w:r w:rsidRPr="00AA5BAB">
          <w:rPr>
            <w:rStyle w:val="Hyperlink"/>
            <w:i/>
            <w:iCs/>
            <w:u w:val="none"/>
            <w:lang w:val="en-IN"/>
          </w:rPr>
          <w:t>https://github.com/MobiliyaTechnologies/FleetService.git</w:t>
        </w:r>
      </w:hyperlink>
    </w:p>
    <w:p w14:paraId="3993BA6D" w14:textId="77777777" w:rsidR="00D02D70" w:rsidRPr="00AA5BAB" w:rsidRDefault="00D362F1" w:rsidP="00AA5BAB">
      <w:pPr>
        <w:pStyle w:val="ListParagraph"/>
        <w:numPr>
          <w:ilvl w:val="0"/>
          <w:numId w:val="28"/>
        </w:numPr>
        <w:tabs>
          <w:tab w:val="left" w:pos="2140"/>
        </w:tabs>
        <w:spacing w:line="253" w:lineRule="auto"/>
        <w:ind w:right="1140"/>
        <w:jc w:val="both"/>
        <w:rPr>
          <w:i/>
          <w:iCs/>
          <w:lang w:val="en-IN"/>
        </w:rPr>
      </w:pPr>
      <w:r w:rsidRPr="00AA5BAB">
        <w:rPr>
          <w:i/>
          <w:iCs/>
          <w:lang w:val="en-IN"/>
        </w:rPr>
        <w:t xml:space="preserve">Trip Service:            </w:t>
      </w:r>
      <w:hyperlink r:id="rId26" w:history="1">
        <w:r w:rsidRPr="00AA5BAB">
          <w:rPr>
            <w:rStyle w:val="Hyperlink"/>
            <w:i/>
            <w:iCs/>
            <w:u w:val="none"/>
            <w:lang w:val="en-IN"/>
          </w:rPr>
          <w:t>https://github.com/MobiliyaTechnologies/TripService.git</w:t>
        </w:r>
      </w:hyperlink>
    </w:p>
    <w:p w14:paraId="7363B97E" w14:textId="77777777" w:rsidR="00D02D70" w:rsidRDefault="00D02D70">
      <w:pPr>
        <w:spacing w:after="0" w:line="240" w:lineRule="auto"/>
        <w:rPr>
          <w:b/>
          <w:bCs/>
        </w:rPr>
      </w:pPr>
    </w:p>
    <w:p w14:paraId="4B4F935A" w14:textId="0A770782" w:rsidR="004E6FF3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47" w:name="_Toc515383333"/>
      <w:r w:rsidRPr="00AA5BAB">
        <w:rPr>
          <w:rFonts w:asciiTheme="minorHAnsi" w:hAnsiTheme="minorHAnsi" w:cstheme="minorHAnsi"/>
          <w:b w:val="0"/>
        </w:rPr>
        <w:t>Step 1</w:t>
      </w:r>
      <w:r w:rsidR="00841703">
        <w:rPr>
          <w:rFonts w:asciiTheme="minorHAnsi" w:hAnsiTheme="minorHAnsi" w:cstheme="minorHAnsi"/>
          <w:b w:val="0"/>
        </w:rPr>
        <w:t xml:space="preserve">: </w:t>
      </w:r>
      <w:ins w:id="348" w:author="user" w:date="2018-05-29T18:25:00Z">
        <w:r w:rsidR="00D05C2F">
          <w:rPr>
            <w:rFonts w:asciiTheme="minorHAnsi" w:hAnsiTheme="minorHAnsi" w:cstheme="minorHAnsi"/>
            <w:b w:val="0"/>
          </w:rPr>
          <w:t>Select Deployment Option</w:t>
        </w:r>
      </w:ins>
      <w:bookmarkEnd w:id="347"/>
    </w:p>
    <w:p w14:paraId="69782DF3" w14:textId="77777777" w:rsidR="004E6FF3" w:rsidRDefault="004E6FF3" w:rsidP="004E6FF3">
      <w:pPr>
        <w:spacing w:after="0" w:line="240" w:lineRule="auto"/>
        <w:rPr>
          <w:b/>
          <w:bCs/>
          <w:lang w:val="en-IN"/>
        </w:rPr>
      </w:pPr>
    </w:p>
    <w:p w14:paraId="47B043CE" w14:textId="4D6523FD" w:rsidR="00AA5BAB" w:rsidRDefault="00D362F1" w:rsidP="00AA5BAB">
      <w:pPr>
        <w:pStyle w:val="ListParagraph"/>
        <w:numPr>
          <w:ilvl w:val="0"/>
          <w:numId w:val="27"/>
        </w:numPr>
        <w:spacing w:after="0" w:line="240" w:lineRule="auto"/>
        <w:jc w:val="both"/>
      </w:pPr>
      <w:r>
        <w:t>Go to azure portal</w:t>
      </w:r>
      <w:r w:rsidR="002756E9">
        <w:t xml:space="preserve"> </w:t>
      </w:r>
      <w:r>
        <w:t>(</w:t>
      </w:r>
      <w:hyperlink r:id="rId27" w:history="1">
        <w:r w:rsidR="00AA5BAB" w:rsidRPr="009065D3">
          <w:rPr>
            <w:rStyle w:val="Hyperlink"/>
          </w:rPr>
          <w:t>https://portal.azure.com</w:t>
        </w:r>
      </w:hyperlink>
      <w:r>
        <w:t xml:space="preserve">). </w:t>
      </w:r>
    </w:p>
    <w:p w14:paraId="4EC1C7D0" w14:textId="77777777" w:rsidR="00AA5BAB" w:rsidRDefault="00D362F1" w:rsidP="00AA5BAB">
      <w:pPr>
        <w:pStyle w:val="ListParagraph"/>
        <w:numPr>
          <w:ilvl w:val="0"/>
          <w:numId w:val="27"/>
        </w:numPr>
        <w:spacing w:after="0" w:line="240" w:lineRule="auto"/>
        <w:jc w:val="both"/>
      </w:pPr>
      <w:r>
        <w:t xml:space="preserve">Once resources are created, click on </w:t>
      </w:r>
      <w:r w:rsidRPr="00AA5BAB">
        <w:rPr>
          <w:lang w:val="en-IN"/>
        </w:rPr>
        <w:t xml:space="preserve">any </w:t>
      </w:r>
      <w:r>
        <w:t>app service</w:t>
      </w:r>
      <w:r w:rsidR="002756E9">
        <w:t xml:space="preserve"> </w:t>
      </w:r>
      <w:r w:rsidRPr="00AA5BAB">
        <w:rPr>
          <w:lang w:val="en-IN"/>
        </w:rPr>
        <w:t>(Identity/Fleet/Trip)</w:t>
      </w:r>
    </w:p>
    <w:p w14:paraId="6E5F4566" w14:textId="7B1B44EF" w:rsidR="00D02D70" w:rsidRPr="00AA5BAB" w:rsidRDefault="00AA5BAB" w:rsidP="00AA5BAB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lang w:val="en-IN"/>
        </w:rPr>
      </w:pPr>
      <w:r>
        <w:t>S</w:t>
      </w:r>
      <w:r w:rsidR="00D362F1">
        <w:t xml:space="preserve">elect </w:t>
      </w:r>
      <w:r w:rsidR="00D362F1" w:rsidRPr="00AA5BAB">
        <w:rPr>
          <w:b/>
        </w:rPr>
        <w:t>Deployment Options</w:t>
      </w:r>
      <w:r w:rsidR="00D362F1" w:rsidRPr="00AA5BAB">
        <w:rPr>
          <w:lang w:val="en-IN"/>
        </w:rPr>
        <w:t>.</w:t>
      </w:r>
    </w:p>
    <w:p w14:paraId="57F64D4B" w14:textId="77777777" w:rsidR="00D02D70" w:rsidRDefault="00D362F1">
      <w:pPr>
        <w:spacing w:line="240" w:lineRule="auto"/>
        <w:rPr>
          <w:b/>
          <w:bCs/>
          <w:lang w:val="en-IN"/>
        </w:rPr>
      </w:pPr>
      <w:r>
        <w:rPr>
          <w:b/>
          <w:bCs/>
          <w:noProof/>
          <w:lang w:val="en-IN" w:eastAsia="en-IN" w:bidi="ar-SA"/>
        </w:rPr>
        <w:drawing>
          <wp:inline distT="0" distB="0" distL="114300" distR="114300" wp14:anchorId="27C5242D" wp14:editId="04A82DEA">
            <wp:extent cx="5720080" cy="3575050"/>
            <wp:effectExtent l="19050" t="19050" r="13970" b="25400"/>
            <wp:docPr id="13" name="Picture 13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20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01E2D" w14:textId="77777777" w:rsidR="00D02D70" w:rsidRDefault="00D02D70">
      <w:pPr>
        <w:spacing w:after="0" w:line="240" w:lineRule="auto"/>
        <w:rPr>
          <w:b/>
          <w:bCs/>
        </w:rPr>
      </w:pPr>
    </w:p>
    <w:p w14:paraId="15E7313F" w14:textId="1367B3A3" w:rsidR="00215714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49" w:name="_Toc515383334"/>
      <w:r w:rsidRPr="00AA5BAB">
        <w:rPr>
          <w:rFonts w:asciiTheme="minorHAnsi" w:hAnsiTheme="minorHAnsi" w:cstheme="minorHAnsi"/>
          <w:b w:val="0"/>
        </w:rPr>
        <w:t>Step 2</w:t>
      </w:r>
      <w:ins w:id="350" w:author="user" w:date="2018-05-29T18:25:00Z">
        <w:r w:rsidR="00D05C2F">
          <w:rPr>
            <w:rFonts w:asciiTheme="minorHAnsi" w:hAnsiTheme="minorHAnsi" w:cstheme="minorHAnsi"/>
            <w:b w:val="0"/>
          </w:rPr>
          <w:t>: Set Deployment Source- Local Git</w:t>
        </w:r>
      </w:ins>
      <w:bookmarkEnd w:id="349"/>
    </w:p>
    <w:p w14:paraId="4C4823C8" w14:textId="6158EB5E" w:rsidR="00D02D70" w:rsidRPr="00AA5BAB" w:rsidRDefault="00D362F1" w:rsidP="00AA5BAB">
      <w:pPr>
        <w:pStyle w:val="ListParagraph"/>
        <w:numPr>
          <w:ilvl w:val="0"/>
          <w:numId w:val="30"/>
        </w:numPr>
        <w:spacing w:after="0" w:line="240" w:lineRule="auto"/>
        <w:ind w:left="709"/>
        <w:rPr>
          <w:lang w:val="en-IN" w:eastAsia="en-IN" w:bidi="ar-SA"/>
        </w:rPr>
      </w:pPr>
      <w:r>
        <w:t xml:space="preserve">Click on choose resource and select </w:t>
      </w:r>
      <w:r w:rsidRPr="00AA5BAB">
        <w:rPr>
          <w:b/>
        </w:rPr>
        <w:t>Local Git Repository</w:t>
      </w:r>
      <w:r>
        <w:t xml:space="preserve"> option as shown below:</w:t>
      </w:r>
    </w:p>
    <w:p w14:paraId="06919796" w14:textId="77777777" w:rsidR="00D02D70" w:rsidRDefault="00D02D70">
      <w:pPr>
        <w:pStyle w:val="ListParagraph"/>
        <w:spacing w:line="240" w:lineRule="auto"/>
        <w:ind w:left="0"/>
      </w:pPr>
    </w:p>
    <w:p w14:paraId="1A71067F" w14:textId="77777777" w:rsidR="00D02D70" w:rsidRDefault="00D362F1">
      <w:pPr>
        <w:pStyle w:val="ListParagraph"/>
        <w:spacing w:line="240" w:lineRule="auto"/>
        <w:ind w:left="0"/>
        <w:rPr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114300" distR="114300" wp14:anchorId="773FCBB9" wp14:editId="59BCB814">
            <wp:extent cx="5720080" cy="3575050"/>
            <wp:effectExtent l="19050" t="19050" r="13970" b="25400"/>
            <wp:docPr id="17" name="Picture 17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2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5D1C1" w14:textId="5308618F" w:rsidR="00D02D70" w:rsidRDefault="00D02D70">
      <w:pPr>
        <w:pStyle w:val="ListParagraph"/>
        <w:spacing w:line="240" w:lineRule="auto"/>
        <w:ind w:left="0"/>
        <w:rPr>
          <w:lang w:val="en-IN" w:eastAsia="en-IN" w:bidi="ar-SA"/>
        </w:rPr>
      </w:pPr>
    </w:p>
    <w:p w14:paraId="039394AD" w14:textId="77777777" w:rsidR="00AA5BAB" w:rsidRDefault="00AA5BAB">
      <w:pPr>
        <w:pStyle w:val="ListParagraph"/>
        <w:spacing w:line="240" w:lineRule="auto"/>
        <w:ind w:left="0"/>
        <w:rPr>
          <w:lang w:val="en-IN" w:eastAsia="en-IN" w:bidi="ar-SA"/>
        </w:rPr>
      </w:pPr>
    </w:p>
    <w:p w14:paraId="317CA5FE" w14:textId="4163EDB2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1" w:name="_Toc515383335"/>
      <w:r w:rsidRPr="00AA5BAB">
        <w:rPr>
          <w:rFonts w:asciiTheme="minorHAnsi" w:hAnsiTheme="minorHAnsi" w:cstheme="minorHAnsi"/>
          <w:b w:val="0"/>
        </w:rPr>
        <w:t>Step 3</w:t>
      </w:r>
      <w:ins w:id="352" w:author="user" w:date="2018-05-29T18:26:00Z">
        <w:r w:rsidR="00D05C2F">
          <w:rPr>
            <w:rFonts w:asciiTheme="minorHAnsi" w:hAnsiTheme="minorHAnsi" w:cstheme="minorHAnsi"/>
            <w:b w:val="0"/>
          </w:rPr>
          <w:t xml:space="preserve">: </w:t>
        </w:r>
        <w:r w:rsidR="004A385F">
          <w:rPr>
            <w:rFonts w:asciiTheme="minorHAnsi" w:hAnsiTheme="minorHAnsi" w:cstheme="minorHAnsi"/>
            <w:b w:val="0"/>
          </w:rPr>
          <w:t>Set Deployment Credentials</w:t>
        </w:r>
      </w:ins>
      <w:bookmarkEnd w:id="351"/>
    </w:p>
    <w:p w14:paraId="15F8C2B0" w14:textId="77777777" w:rsidR="00D02D70" w:rsidRDefault="00D362F1" w:rsidP="00AA5BAB">
      <w:pPr>
        <w:pStyle w:val="ListParagraph"/>
        <w:numPr>
          <w:ilvl w:val="0"/>
          <w:numId w:val="29"/>
        </w:numPr>
        <w:spacing w:line="240" w:lineRule="auto"/>
        <w:rPr>
          <w:lang w:val="en-IN"/>
        </w:rPr>
      </w:pPr>
      <w:r w:rsidRPr="00A3046D">
        <w:rPr>
          <w:b/>
          <w:lang w:val="en-IN"/>
          <w:rPrChange w:id="353" w:author="user" w:date="2018-05-29T19:00:00Z">
            <w:rPr>
              <w:lang w:val="en-IN"/>
            </w:rPr>
          </w:rPrChange>
        </w:rPr>
        <w:t>Set</w:t>
      </w:r>
      <w:r>
        <w:rPr>
          <w:lang w:val="en-IN"/>
        </w:rPr>
        <w:t xml:space="preserve"> </w:t>
      </w:r>
      <w:r w:rsidRPr="001D55C9">
        <w:rPr>
          <w:b/>
          <w:lang w:val="en-IN"/>
        </w:rPr>
        <w:t>Deployment Credentials</w:t>
      </w:r>
      <w:r>
        <w:rPr>
          <w:lang w:val="en-IN"/>
        </w:rPr>
        <w:t>.</w:t>
      </w:r>
    </w:p>
    <w:p w14:paraId="6DF52749" w14:textId="77777777" w:rsidR="00D02D70" w:rsidRDefault="00D02D70">
      <w:pPr>
        <w:pStyle w:val="ListParagraph"/>
        <w:spacing w:line="240" w:lineRule="auto"/>
        <w:ind w:left="0"/>
        <w:rPr>
          <w:lang w:val="en-IN"/>
        </w:rPr>
      </w:pPr>
    </w:p>
    <w:p w14:paraId="70F10910" w14:textId="77777777" w:rsidR="00D02D70" w:rsidRDefault="00D362F1">
      <w:pPr>
        <w:pStyle w:val="ListParagraph"/>
        <w:spacing w:line="240" w:lineRule="auto"/>
        <w:ind w:left="0"/>
        <w:rPr>
          <w:lang w:val="en-IN"/>
        </w:rPr>
      </w:pPr>
      <w:r>
        <w:rPr>
          <w:noProof/>
          <w:lang w:val="en-IN" w:eastAsia="en-IN" w:bidi="ar-SA"/>
        </w:rPr>
        <w:drawing>
          <wp:inline distT="0" distB="0" distL="114300" distR="114300" wp14:anchorId="339B0296" wp14:editId="4F7C8AFD">
            <wp:extent cx="5718810" cy="3194050"/>
            <wp:effectExtent l="19050" t="19050" r="15240" b="25400"/>
            <wp:docPr id="5" name="Picture 5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9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194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A3F99" w14:textId="77777777" w:rsidR="00D02D70" w:rsidRDefault="00D02D70">
      <w:pPr>
        <w:pStyle w:val="ListParagraph"/>
        <w:spacing w:line="240" w:lineRule="auto"/>
        <w:ind w:left="0"/>
        <w:rPr>
          <w:lang w:val="en-IN" w:eastAsia="en-IN" w:bidi="ar-SA"/>
        </w:rPr>
      </w:pPr>
    </w:p>
    <w:p w14:paraId="252CC3E9" w14:textId="31A2AB31" w:rsidR="005E0DD8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4" w:name="_Toc515383336"/>
      <w:r w:rsidRPr="00AA5BAB">
        <w:rPr>
          <w:rFonts w:asciiTheme="minorHAnsi" w:hAnsiTheme="minorHAnsi" w:cstheme="minorHAnsi"/>
          <w:b w:val="0"/>
        </w:rPr>
        <w:t>Step 4</w:t>
      </w:r>
      <w:ins w:id="355" w:author="user" w:date="2018-05-29T18:27:00Z">
        <w:r w:rsidR="004A385F">
          <w:rPr>
            <w:rFonts w:asciiTheme="minorHAnsi" w:hAnsiTheme="minorHAnsi" w:cstheme="minorHAnsi"/>
            <w:b w:val="0"/>
          </w:rPr>
          <w:t>: Copy Git Url</w:t>
        </w:r>
      </w:ins>
      <w:bookmarkEnd w:id="354"/>
    </w:p>
    <w:p w14:paraId="692494F7" w14:textId="77777777" w:rsidR="00AA5BAB" w:rsidRDefault="00D362F1" w:rsidP="00AA5BAB">
      <w:pPr>
        <w:pStyle w:val="ListParagraph"/>
        <w:numPr>
          <w:ilvl w:val="0"/>
          <w:numId w:val="29"/>
        </w:numPr>
        <w:spacing w:after="0" w:line="240" w:lineRule="auto"/>
      </w:pPr>
      <w:r>
        <w:t>Copy the</w:t>
      </w:r>
      <w:r w:rsidR="001D55C9">
        <w:t xml:space="preserve"> git URL link (as shown in the</w:t>
      </w:r>
      <w:r>
        <w:t xml:space="preserve"> image</w:t>
      </w:r>
      <w:r w:rsidR="001D55C9">
        <w:t xml:space="preserve"> below)</w:t>
      </w:r>
    </w:p>
    <w:p w14:paraId="7698CD31" w14:textId="5F911E1F" w:rsidR="00D02D70" w:rsidRDefault="00AA5BAB" w:rsidP="00AA5BAB">
      <w:pPr>
        <w:pStyle w:val="ListParagraph"/>
        <w:numPr>
          <w:ilvl w:val="0"/>
          <w:numId w:val="29"/>
        </w:numPr>
        <w:spacing w:after="0" w:line="240" w:lineRule="auto"/>
      </w:pPr>
      <w:r>
        <w:t>C</w:t>
      </w:r>
      <w:r w:rsidR="00D362F1">
        <w:t>lone it on your local computer using the</w:t>
      </w:r>
      <w:r w:rsidR="008C1027">
        <w:t xml:space="preserve"> credentials set in </w:t>
      </w:r>
      <w:r w:rsidR="008C1027" w:rsidRPr="00AA5BAB">
        <w:rPr>
          <w:b/>
        </w:rPr>
        <w:t>Step 3</w:t>
      </w:r>
      <w:r w:rsidR="00D362F1">
        <w:t xml:space="preserve">. </w:t>
      </w:r>
    </w:p>
    <w:p w14:paraId="5F04D56C" w14:textId="77777777" w:rsidR="00D02D70" w:rsidRDefault="00D362F1">
      <w:pPr>
        <w:pStyle w:val="ListParagraph"/>
        <w:numPr>
          <w:ilvl w:val="1"/>
          <w:numId w:val="17"/>
        </w:numPr>
        <w:spacing w:line="240" w:lineRule="auto"/>
      </w:pPr>
      <w:r>
        <w:t xml:space="preserve">This will create empty git repos on your computer. </w:t>
      </w:r>
    </w:p>
    <w:p w14:paraId="6384685D" w14:textId="49D64AEE" w:rsidR="00D02D70" w:rsidRPr="005E0DD8" w:rsidRDefault="00D362F1" w:rsidP="005E0DD8">
      <w:pPr>
        <w:spacing w:line="240" w:lineRule="auto"/>
        <w:rPr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114300" distR="114300" wp14:anchorId="249372B9" wp14:editId="38A69D3F">
            <wp:extent cx="5720080" cy="3575050"/>
            <wp:effectExtent l="19050" t="19050" r="13970" b="25400"/>
            <wp:docPr id="19" name="Picture 19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2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75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49AB0" w14:textId="66E8AB93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56" w:name="_Toc515383337"/>
      <w:r w:rsidRPr="00AA5BAB">
        <w:rPr>
          <w:rFonts w:asciiTheme="minorHAnsi" w:hAnsiTheme="minorHAnsi" w:cstheme="minorHAnsi"/>
          <w:b w:val="0"/>
        </w:rPr>
        <w:t>Step 5</w:t>
      </w:r>
      <w:ins w:id="357" w:author="user" w:date="2018-05-29T18:27:00Z">
        <w:r w:rsidR="004A385F">
          <w:rPr>
            <w:rFonts w:asciiTheme="minorHAnsi" w:hAnsiTheme="minorHAnsi" w:cstheme="minorHAnsi"/>
            <w:b w:val="0"/>
          </w:rPr>
          <w:t xml:space="preserve">: Repeat </w:t>
        </w:r>
      </w:ins>
      <w:ins w:id="358" w:author="user" w:date="2018-05-29T18:28:00Z">
        <w:r w:rsidR="004A385F">
          <w:rPr>
            <w:rFonts w:asciiTheme="minorHAnsi" w:hAnsiTheme="minorHAnsi" w:cstheme="minorHAnsi"/>
            <w:b w:val="0"/>
          </w:rPr>
          <w:t xml:space="preserve">Steps For </w:t>
        </w:r>
      </w:ins>
      <w:ins w:id="359" w:author="user" w:date="2018-05-29T18:27:00Z">
        <w:r w:rsidR="004A385F">
          <w:rPr>
            <w:rFonts w:asciiTheme="minorHAnsi" w:hAnsiTheme="minorHAnsi" w:cstheme="minorHAnsi"/>
            <w:b w:val="0"/>
          </w:rPr>
          <w:t>Other Services</w:t>
        </w:r>
      </w:ins>
      <w:bookmarkEnd w:id="356"/>
    </w:p>
    <w:p w14:paraId="6ACF4925" w14:textId="10EDC3C6" w:rsidR="00D02D70" w:rsidRDefault="005E0DD8" w:rsidP="00AA5BAB">
      <w:pPr>
        <w:pStyle w:val="ListParagraph"/>
        <w:numPr>
          <w:ilvl w:val="0"/>
          <w:numId w:val="31"/>
        </w:numPr>
        <w:spacing w:after="0" w:line="240" w:lineRule="auto"/>
      </w:pPr>
      <w:r>
        <w:t>R</w:t>
      </w:r>
      <w:r w:rsidR="00D362F1">
        <w:t xml:space="preserve">epeat step 1,2 and 4 for rest of the services (Identity/Trip). </w:t>
      </w:r>
    </w:p>
    <w:p w14:paraId="2D361045" w14:textId="77777777" w:rsidR="00D02D70" w:rsidRDefault="00D02D70">
      <w:pPr>
        <w:spacing w:after="0" w:line="240" w:lineRule="auto"/>
      </w:pPr>
    </w:p>
    <w:p w14:paraId="0E1AFC6A" w14:textId="475AF504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60" w:name="_Toc515383338"/>
      <w:r w:rsidRPr="00AA5BAB">
        <w:rPr>
          <w:rFonts w:asciiTheme="minorHAnsi" w:hAnsiTheme="minorHAnsi" w:cstheme="minorHAnsi"/>
          <w:b w:val="0"/>
        </w:rPr>
        <w:t>Step 6</w:t>
      </w:r>
      <w:ins w:id="361" w:author="user" w:date="2018-05-29T18:28:00Z">
        <w:r w:rsidR="004A385F">
          <w:rPr>
            <w:rFonts w:asciiTheme="minorHAnsi" w:hAnsiTheme="minorHAnsi" w:cstheme="minorHAnsi"/>
            <w:b w:val="0"/>
          </w:rPr>
          <w:t xml:space="preserve">: </w:t>
        </w:r>
      </w:ins>
      <w:ins w:id="362" w:author="user" w:date="2018-05-29T18:30:00Z">
        <w:r w:rsidR="004A385F">
          <w:rPr>
            <w:rFonts w:asciiTheme="minorHAnsi" w:hAnsiTheme="minorHAnsi" w:cstheme="minorHAnsi"/>
            <w:b w:val="0"/>
          </w:rPr>
          <w:t>Deploy Actual Code On Azure</w:t>
        </w:r>
      </w:ins>
      <w:bookmarkEnd w:id="360"/>
    </w:p>
    <w:p w14:paraId="3C521DB7" w14:textId="24D6EA20" w:rsidR="00D02D70" w:rsidRDefault="00D362F1" w:rsidP="00AA5BAB">
      <w:pPr>
        <w:pStyle w:val="ListParagraph"/>
        <w:numPr>
          <w:ilvl w:val="0"/>
          <w:numId w:val="18"/>
        </w:numPr>
        <w:spacing w:line="240" w:lineRule="auto"/>
        <w:jc w:val="both"/>
      </w:pPr>
      <w:r>
        <w:t xml:space="preserve">Move the actual code cloned from </w:t>
      </w:r>
      <w:r w:rsidR="00A802C6">
        <w:t>G</w:t>
      </w:r>
      <w:r>
        <w:t>it</w:t>
      </w:r>
      <w:r w:rsidR="00A802C6">
        <w:t>H</w:t>
      </w:r>
      <w:r>
        <w:t>ub to empty repositories created in above steps for all the services</w:t>
      </w:r>
      <w:r w:rsidR="00E5340D">
        <w:t xml:space="preserve"> </w:t>
      </w:r>
      <w:r>
        <w:t>(Fleet/Identity/Trip).</w:t>
      </w:r>
    </w:p>
    <w:p w14:paraId="354AB997" w14:textId="259ABAEB" w:rsidR="00D02D70" w:rsidRDefault="00D362F1" w:rsidP="00A802C6">
      <w:pPr>
        <w:pStyle w:val="ListParagraph"/>
        <w:numPr>
          <w:ilvl w:val="0"/>
          <w:numId w:val="19"/>
        </w:numPr>
        <w:spacing w:line="240" w:lineRule="auto"/>
        <w:ind w:leftChars="200" w:left="800"/>
        <w:jc w:val="both"/>
      </w:pPr>
      <w:r w:rsidRPr="00A802C6">
        <w:rPr>
          <w:lang w:val="en-IN"/>
        </w:rPr>
        <w:t>On your computer, move the cloned project from section 5.1(IdentityService/</w:t>
      </w:r>
      <w:r w:rsidR="00A802C6" w:rsidRPr="00A802C6">
        <w:rPr>
          <w:lang w:val="en-IN"/>
        </w:rPr>
        <w:t xml:space="preserve"> </w:t>
      </w:r>
      <w:r w:rsidRPr="00A802C6">
        <w:rPr>
          <w:lang w:val="en-IN"/>
        </w:rPr>
        <w:t>FleetService/</w:t>
      </w:r>
      <w:r w:rsidR="00A802C6" w:rsidRPr="00A802C6">
        <w:rPr>
          <w:lang w:val="en-IN"/>
        </w:rPr>
        <w:t xml:space="preserve"> </w:t>
      </w:r>
      <w:r w:rsidRPr="00A802C6">
        <w:rPr>
          <w:lang w:val="en-IN"/>
        </w:rPr>
        <w:t>TripService) to empty Azure git repositories created in step 1 to 5 above.</w:t>
      </w:r>
    </w:p>
    <w:p w14:paraId="0EBEB3F8" w14:textId="77777777" w:rsidR="00D02D70" w:rsidRDefault="00D362F1" w:rsidP="00AA5BAB">
      <w:pPr>
        <w:pStyle w:val="ListParagraph"/>
        <w:numPr>
          <w:ilvl w:val="0"/>
          <w:numId w:val="20"/>
        </w:numPr>
        <w:tabs>
          <w:tab w:val="left" w:pos="312"/>
        </w:tabs>
        <w:spacing w:line="240" w:lineRule="auto"/>
        <w:jc w:val="both"/>
        <w:rPr>
          <w:lang w:val="en-IN"/>
        </w:rPr>
      </w:pPr>
      <w:r>
        <w:rPr>
          <w:lang w:val="en-IN"/>
        </w:rPr>
        <w:t>Open Git Bash.</w:t>
      </w:r>
    </w:p>
    <w:p w14:paraId="450AE9F7" w14:textId="77777777" w:rsidR="00D02D70" w:rsidRDefault="00D362F1" w:rsidP="00AA5BAB">
      <w:pPr>
        <w:pStyle w:val="ListParagraph"/>
        <w:numPr>
          <w:ilvl w:val="0"/>
          <w:numId w:val="20"/>
        </w:numPr>
        <w:tabs>
          <w:tab w:val="left" w:pos="312"/>
        </w:tabs>
        <w:spacing w:line="240" w:lineRule="auto"/>
        <w:jc w:val="both"/>
        <w:rPr>
          <w:lang w:val="en-IN"/>
        </w:rPr>
      </w:pPr>
      <w:r>
        <w:rPr>
          <w:lang w:val="en-IN"/>
        </w:rPr>
        <w:t>Change the current working directory to Azure git repository.</w:t>
      </w:r>
    </w:p>
    <w:p w14:paraId="4EBE7D66" w14:textId="77777777" w:rsidR="00D02D70" w:rsidRDefault="00D362F1" w:rsidP="00AA5BAB">
      <w:pPr>
        <w:pStyle w:val="ListParagraph"/>
        <w:numPr>
          <w:ilvl w:val="0"/>
          <w:numId w:val="20"/>
        </w:numPr>
        <w:tabs>
          <w:tab w:val="left" w:pos="312"/>
        </w:tabs>
        <w:spacing w:line="240" w:lineRule="auto"/>
        <w:jc w:val="both"/>
        <w:rPr>
          <w:lang w:val="en-IN"/>
        </w:rPr>
      </w:pPr>
      <w:r>
        <w:rPr>
          <w:lang w:val="en-IN"/>
        </w:rPr>
        <w:t>Stage the file for commit to Azure git repository using below command.</w:t>
      </w:r>
    </w:p>
    <w:p w14:paraId="7CDD95A2" w14:textId="77777777" w:rsidR="00D02D70" w:rsidRDefault="00D362F1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BE12E0" wp14:editId="65E6DE5C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704215"/>
                <wp:effectExtent l="4445" t="4445" r="5715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B7202" w14:textId="77777777" w:rsidR="008666AE" w:rsidRDefault="008666A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status</w:t>
                            </w:r>
                          </w:p>
                          <w:p w14:paraId="6661804E" w14:textId="77777777" w:rsidR="008666AE" w:rsidRDefault="008666A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add .</w:t>
                            </w:r>
                          </w:p>
                          <w:p w14:paraId="45841869" w14:textId="77777777" w:rsidR="008666AE" w:rsidRDefault="008666AE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E12E0" id="Text Box 23" o:spid="_x0000_s1077" type="#_x0000_t202" style="position:absolute;left:0;text-align:left;margin-left:33.35pt;margin-top:1.85pt;width:369.7pt;height:5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" fillcolor="white [3201]" strokeweight=".5pt">
                <v:textbox>
                  <w:txbxContent>
                    <w:p w14:paraId="214B7202" w14:textId="77777777" w:rsidR="008666AE" w:rsidRDefault="008666A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status</w:t>
                      </w:r>
                    </w:p>
                    <w:p w14:paraId="6661804E" w14:textId="77777777" w:rsidR="008666AE" w:rsidRDefault="008666A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add .</w:t>
                      </w:r>
                    </w:p>
                    <w:p w14:paraId="45841869" w14:textId="77777777" w:rsidR="008666AE" w:rsidRDefault="008666AE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C2510D" w14:textId="77777777" w:rsidR="00D02D70" w:rsidRDefault="00D02D70">
      <w:pPr>
        <w:pStyle w:val="ListParagraph"/>
        <w:spacing w:line="240" w:lineRule="auto"/>
        <w:ind w:leftChars="200" w:left="440"/>
        <w:rPr>
          <w:lang w:val="en-IN"/>
        </w:rPr>
      </w:pPr>
    </w:p>
    <w:p w14:paraId="48AC3A76" w14:textId="77777777" w:rsidR="00D02D70" w:rsidRDefault="00D02D70">
      <w:pPr>
        <w:pStyle w:val="ListParagraph"/>
        <w:spacing w:line="240" w:lineRule="auto"/>
        <w:ind w:leftChars="200" w:left="440"/>
      </w:pPr>
    </w:p>
    <w:p w14:paraId="124B996F" w14:textId="77777777" w:rsidR="00D02D70" w:rsidRDefault="00D02D70">
      <w:pPr>
        <w:pStyle w:val="ListParagraph"/>
        <w:spacing w:line="240" w:lineRule="auto"/>
        <w:ind w:leftChars="200" w:left="440"/>
      </w:pPr>
    </w:p>
    <w:p w14:paraId="27C69DD9" w14:textId="77777777" w:rsidR="00D02D70" w:rsidRDefault="00D02D70">
      <w:pPr>
        <w:pStyle w:val="ListParagraph"/>
        <w:spacing w:line="240" w:lineRule="auto"/>
        <w:ind w:leftChars="200" w:left="440"/>
      </w:pPr>
    </w:p>
    <w:p w14:paraId="09A255B1" w14:textId="45573C23" w:rsidR="00D02D70" w:rsidRDefault="00D362F1" w:rsidP="00E5340D">
      <w:pPr>
        <w:pStyle w:val="ListParagraph"/>
        <w:spacing w:line="240" w:lineRule="auto"/>
        <w:ind w:left="1800"/>
        <w:rPr>
          <w:lang w:val="en-IN"/>
        </w:rPr>
      </w:pPr>
      <w:r>
        <w:rPr>
          <w:lang w:val="en-IN"/>
        </w:rPr>
        <w:t xml:space="preserve">Commit the files to </w:t>
      </w:r>
      <w:r w:rsidR="00E5340D">
        <w:rPr>
          <w:lang w:val="en-IN"/>
        </w:rPr>
        <w:t>Azure git repository using the command given below</w:t>
      </w:r>
      <w:r w:rsidR="00FA322F">
        <w:rPr>
          <w:lang w:val="en-IN"/>
        </w:rPr>
        <w:t>:</w:t>
      </w:r>
    </w:p>
    <w:p w14:paraId="33BE2232" w14:textId="77777777" w:rsidR="00D02D70" w:rsidRDefault="00D362F1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ED5818" wp14:editId="00598769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95A6F" w14:textId="77777777" w:rsidR="008666AE" w:rsidRDefault="008666A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commit -m “Add existing files”.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D5818" id="Text Box 24" o:spid="_x0000_s1078" type="#_x0000_t202" style="position:absolute;left:0;text-align:left;margin-left:33.35pt;margin-top:1.85pt;width:369.7pt;height:2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" fillcolor="white [3201]" strokeweight=".5pt">
                <v:textbox>
                  <w:txbxContent>
                    <w:p w14:paraId="36D95A6F" w14:textId="77777777" w:rsidR="008666AE" w:rsidRDefault="008666A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commit -m “Add existing files”.</w:t>
                      </w:r>
                    </w:p>
                  </w:txbxContent>
                </v:textbox>
              </v:shape>
            </w:pict>
          </mc:Fallback>
        </mc:AlternateContent>
      </w:r>
    </w:p>
    <w:p w14:paraId="4FE185B1" w14:textId="77777777" w:rsidR="00D02D70" w:rsidRDefault="00D02D70">
      <w:pPr>
        <w:pStyle w:val="ListParagraph"/>
        <w:spacing w:line="240" w:lineRule="auto"/>
        <w:ind w:leftChars="200" w:left="440"/>
      </w:pPr>
    </w:p>
    <w:p w14:paraId="19D2C2FA" w14:textId="77777777" w:rsidR="00D02D70" w:rsidRDefault="00D02D70">
      <w:pPr>
        <w:pStyle w:val="ListParagraph"/>
        <w:spacing w:line="240" w:lineRule="auto"/>
        <w:ind w:leftChars="200" w:left="440"/>
      </w:pPr>
    </w:p>
    <w:p w14:paraId="458EA4F8" w14:textId="3EAAE8E6" w:rsidR="00D02D70" w:rsidRDefault="00D362F1" w:rsidP="00E5340D">
      <w:pPr>
        <w:pStyle w:val="ListParagraph"/>
        <w:spacing w:line="240" w:lineRule="auto"/>
        <w:ind w:left="1800"/>
        <w:rPr>
          <w:lang w:val="en-IN"/>
        </w:rPr>
      </w:pPr>
      <w:r>
        <w:rPr>
          <w:lang w:val="en-IN"/>
        </w:rPr>
        <w:t>Push the changes to Azure git</w:t>
      </w:r>
      <w:r w:rsidR="00E5340D">
        <w:rPr>
          <w:lang w:val="en-IN"/>
        </w:rPr>
        <w:t xml:space="preserve"> repository using the command given below</w:t>
      </w:r>
      <w:r w:rsidR="00FA322F">
        <w:rPr>
          <w:lang w:val="en-IN"/>
        </w:rPr>
        <w:t>:</w:t>
      </w:r>
    </w:p>
    <w:p w14:paraId="0C5BA81F" w14:textId="77777777" w:rsidR="00D02D70" w:rsidRDefault="00D362F1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AC6FD6" wp14:editId="434B0A0F">
                <wp:simplePos x="0" y="0"/>
                <wp:positionH relativeFrom="column">
                  <wp:posOffset>423545</wp:posOffset>
                </wp:positionH>
                <wp:positionV relativeFrom="paragraph">
                  <wp:posOffset>23495</wp:posOffset>
                </wp:positionV>
                <wp:extent cx="4695190" cy="333375"/>
                <wp:effectExtent l="4445" t="4445" r="5715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9710" y="7948295"/>
                          <a:ext cx="469519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B706C" w14:textId="77777777" w:rsidR="008666AE" w:rsidRDefault="008666A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$ git push origin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C6FD6" id="Text Box 56" o:spid="_x0000_s1079" type="#_x0000_t202" style="position:absolute;left:0;text-align:left;margin-left:33.35pt;margin-top:1.85pt;width:369.7pt;height:26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" fillcolor="white [3201]" strokeweight=".5pt">
                <v:textbox>
                  <w:txbxContent>
                    <w:p w14:paraId="00BB706C" w14:textId="77777777" w:rsidR="008666AE" w:rsidRDefault="008666A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$ git push origin master</w:t>
                      </w:r>
                    </w:p>
                  </w:txbxContent>
                </v:textbox>
              </v:shape>
            </w:pict>
          </mc:Fallback>
        </mc:AlternateContent>
      </w:r>
    </w:p>
    <w:p w14:paraId="334D6190" w14:textId="77777777" w:rsidR="00D02D70" w:rsidRDefault="00D02D70">
      <w:pPr>
        <w:pStyle w:val="ListParagraph"/>
        <w:spacing w:line="240" w:lineRule="auto"/>
        <w:ind w:leftChars="200" w:left="440"/>
        <w:rPr>
          <w:lang w:val="en-IN"/>
        </w:rPr>
      </w:pPr>
    </w:p>
    <w:p w14:paraId="3AA4A2E9" w14:textId="77777777" w:rsidR="00D02D70" w:rsidRDefault="00D02D70">
      <w:pPr>
        <w:pStyle w:val="ListParagraph"/>
        <w:spacing w:line="240" w:lineRule="auto"/>
        <w:ind w:leftChars="200" w:left="440"/>
      </w:pPr>
    </w:p>
    <w:p w14:paraId="06523987" w14:textId="6AEB4FFA" w:rsidR="00D02D70" w:rsidRDefault="00D362F1" w:rsidP="00A802C6">
      <w:pPr>
        <w:pStyle w:val="ListParagraph"/>
        <w:numPr>
          <w:ilvl w:val="0"/>
          <w:numId w:val="31"/>
        </w:numPr>
        <w:spacing w:line="240" w:lineRule="auto"/>
      </w:pPr>
      <w:r>
        <w:t>The application would be deployed.</w:t>
      </w:r>
    </w:p>
    <w:p w14:paraId="1B75950F" w14:textId="64A066B4" w:rsidR="00D02D70" w:rsidRPr="00AA5BAB" w:rsidRDefault="00D362F1" w:rsidP="00AA5BAB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63" w:name="_Toc515383339"/>
      <w:r w:rsidRPr="00AA5BAB">
        <w:rPr>
          <w:rFonts w:asciiTheme="minorHAnsi" w:hAnsiTheme="minorHAnsi" w:cstheme="minorHAnsi"/>
          <w:b w:val="0"/>
        </w:rPr>
        <w:t>Step 7</w:t>
      </w:r>
      <w:ins w:id="364" w:author="user" w:date="2018-05-29T18:29:00Z">
        <w:r w:rsidR="004A385F">
          <w:rPr>
            <w:rFonts w:asciiTheme="minorHAnsi" w:hAnsiTheme="minorHAnsi" w:cstheme="minorHAnsi"/>
            <w:b w:val="0"/>
          </w:rPr>
          <w:t xml:space="preserve">: </w:t>
        </w:r>
      </w:ins>
      <w:ins w:id="365" w:author="user" w:date="2018-05-29T18:30:00Z">
        <w:r w:rsidR="004A385F">
          <w:rPr>
            <w:rFonts w:asciiTheme="minorHAnsi" w:hAnsiTheme="minorHAnsi" w:cstheme="minorHAnsi"/>
            <w:b w:val="0"/>
          </w:rPr>
          <w:t xml:space="preserve">Restart </w:t>
        </w:r>
      </w:ins>
      <w:ins w:id="366" w:author="user" w:date="2018-05-29T18:31:00Z">
        <w:r w:rsidR="004A385F">
          <w:rPr>
            <w:rFonts w:asciiTheme="minorHAnsi" w:hAnsiTheme="minorHAnsi" w:cstheme="minorHAnsi"/>
            <w:b w:val="0"/>
          </w:rPr>
          <w:t>Application</w:t>
        </w:r>
      </w:ins>
      <w:bookmarkEnd w:id="363"/>
    </w:p>
    <w:p w14:paraId="08E42FF4" w14:textId="4A771766" w:rsidR="00D02D70" w:rsidRPr="00A802C6" w:rsidRDefault="00031205" w:rsidP="00A802C6">
      <w:pPr>
        <w:pStyle w:val="ListParagraph"/>
        <w:numPr>
          <w:ilvl w:val="0"/>
          <w:numId w:val="31"/>
        </w:numPr>
        <w:spacing w:line="240" w:lineRule="auto"/>
      </w:pPr>
      <w:r w:rsidRPr="00A802C6">
        <w:t>On Azure portal, R</w:t>
      </w:r>
      <w:r w:rsidR="00D362F1" w:rsidRPr="00A802C6">
        <w:t>estart your applicatio</w:t>
      </w:r>
      <w:r w:rsidR="00FA322F" w:rsidRPr="00A802C6">
        <w:t>n.</w:t>
      </w:r>
    </w:p>
    <w:p w14:paraId="156EED62" w14:textId="77777777" w:rsidR="00877EA2" w:rsidRDefault="00877EA2">
      <w:pPr>
        <w:pStyle w:val="ListParagraph"/>
        <w:spacing w:line="240" w:lineRule="auto"/>
        <w:ind w:leftChars="200" w:left="440"/>
        <w:rPr>
          <w:lang w:val="en-IN"/>
        </w:rPr>
      </w:pPr>
    </w:p>
    <w:p w14:paraId="35104C67" w14:textId="77777777" w:rsidR="00D02D70" w:rsidRDefault="00D362F1">
      <w:pPr>
        <w:pStyle w:val="ListParagraph"/>
        <w:spacing w:line="240" w:lineRule="auto"/>
        <w:ind w:leftChars="200" w:left="440"/>
        <w:rPr>
          <w:lang w:val="en-IN"/>
        </w:rPr>
      </w:pPr>
      <w:r>
        <w:rPr>
          <w:noProof/>
          <w:lang w:val="en-IN" w:eastAsia="en-IN" w:bidi="ar-SA"/>
        </w:rPr>
        <w:drawing>
          <wp:inline distT="0" distB="0" distL="114300" distR="114300" wp14:anchorId="30CDB4D5" wp14:editId="1885238F">
            <wp:extent cx="5310505" cy="3416300"/>
            <wp:effectExtent l="19050" t="19050" r="23495" b="12700"/>
            <wp:docPr id="6" name="Picture 6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3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416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FDE10" w14:textId="77777777" w:rsidR="00D02D70" w:rsidRDefault="00D02D70">
      <w:pPr>
        <w:pStyle w:val="ListParagraph"/>
        <w:spacing w:line="240" w:lineRule="auto"/>
        <w:ind w:leftChars="200" w:left="440"/>
      </w:pPr>
    </w:p>
    <w:p w14:paraId="0C06F311" w14:textId="6E6FC2DA" w:rsidR="00D02D70" w:rsidRPr="00AD35DE" w:rsidRDefault="00D362F1">
      <w:pPr>
        <w:spacing w:line="240" w:lineRule="auto"/>
        <w:rPr>
          <w:i/>
          <w:sz w:val="20"/>
          <w:szCs w:val="20"/>
        </w:rPr>
      </w:pPr>
      <w:r w:rsidRPr="00AD35DE">
        <w:rPr>
          <w:i/>
          <w:sz w:val="20"/>
          <w:szCs w:val="20"/>
        </w:rPr>
        <w:t xml:space="preserve">* Now every time </w:t>
      </w:r>
      <w:r w:rsidRPr="00AD35DE">
        <w:rPr>
          <w:i/>
          <w:sz w:val="20"/>
          <w:szCs w:val="20"/>
          <w:lang w:val="en-IN"/>
        </w:rPr>
        <w:t xml:space="preserve">you </w:t>
      </w:r>
      <w:r w:rsidRPr="00AD35DE">
        <w:rPr>
          <w:i/>
          <w:sz w:val="20"/>
          <w:szCs w:val="20"/>
        </w:rPr>
        <w:t>push</w:t>
      </w:r>
      <w:r w:rsidRPr="00AD35DE">
        <w:rPr>
          <w:i/>
          <w:sz w:val="20"/>
          <w:szCs w:val="20"/>
          <w:lang w:val="en-IN"/>
        </w:rPr>
        <w:t xml:space="preserve"> code </w:t>
      </w:r>
      <w:r w:rsidRPr="00AD35DE">
        <w:rPr>
          <w:i/>
          <w:sz w:val="20"/>
          <w:szCs w:val="20"/>
        </w:rPr>
        <w:t xml:space="preserve">to </w:t>
      </w:r>
      <w:r w:rsidRPr="00AD35DE">
        <w:rPr>
          <w:i/>
          <w:sz w:val="20"/>
          <w:szCs w:val="20"/>
          <w:lang w:val="en-IN"/>
        </w:rPr>
        <w:t xml:space="preserve">azure </w:t>
      </w:r>
      <w:r w:rsidR="00AD35DE" w:rsidRPr="00AD35DE">
        <w:rPr>
          <w:i/>
          <w:sz w:val="20"/>
          <w:szCs w:val="20"/>
        </w:rPr>
        <w:t>repo, site will be</w:t>
      </w:r>
      <w:r w:rsidR="00AD35DE">
        <w:rPr>
          <w:i/>
          <w:sz w:val="20"/>
          <w:szCs w:val="20"/>
        </w:rPr>
        <w:t xml:space="preserve"> automatically deployed.</w:t>
      </w:r>
    </w:p>
    <w:p w14:paraId="052511D5" w14:textId="7890F17C" w:rsidR="00A802C6" w:rsidRPr="00A802C6" w:rsidRDefault="00A802C6" w:rsidP="00A802C6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67" w:name="_Toc515383340"/>
      <w:r w:rsidRPr="00A802C6">
        <w:rPr>
          <w:rFonts w:asciiTheme="minorHAnsi" w:hAnsiTheme="minorHAnsi" w:cstheme="minorHAnsi"/>
          <w:b w:val="0"/>
        </w:rPr>
        <w:t xml:space="preserve">Step </w:t>
      </w:r>
      <w:r w:rsidR="0078084E" w:rsidRPr="00A802C6">
        <w:rPr>
          <w:rFonts w:asciiTheme="minorHAnsi" w:hAnsiTheme="minorHAnsi" w:cstheme="minorHAnsi"/>
          <w:b w:val="0"/>
        </w:rPr>
        <w:t>8</w:t>
      </w:r>
      <w:ins w:id="368" w:author="user" w:date="2018-05-29T18:31:00Z">
        <w:r w:rsidR="004A385F">
          <w:rPr>
            <w:rFonts w:asciiTheme="minorHAnsi" w:hAnsiTheme="minorHAnsi" w:cstheme="minorHAnsi"/>
            <w:b w:val="0"/>
          </w:rPr>
          <w:t>: Verify Service is Working</w:t>
        </w:r>
      </w:ins>
      <w:bookmarkEnd w:id="367"/>
      <w:del w:id="369" w:author="user" w:date="2018-05-29T18:31:00Z">
        <w:r w:rsidR="0078084E" w:rsidRPr="00A802C6" w:rsidDel="004A385F">
          <w:rPr>
            <w:rFonts w:asciiTheme="minorHAnsi" w:hAnsiTheme="minorHAnsi" w:cstheme="minorHAnsi"/>
            <w:b w:val="0"/>
          </w:rPr>
          <w:delText xml:space="preserve"> </w:delText>
        </w:r>
      </w:del>
    </w:p>
    <w:p w14:paraId="01A79232" w14:textId="1E823B2E" w:rsidR="00D02D70" w:rsidRDefault="0078084E">
      <w:pPr>
        <w:spacing w:after="160" w:line="259" w:lineRule="auto"/>
        <w:rPr>
          <w:lang w:val="en-IN"/>
        </w:rPr>
      </w:pPr>
      <w:r>
        <w:rPr>
          <w:lang w:val="en-IN"/>
        </w:rPr>
        <w:t>T</w:t>
      </w:r>
      <w:r w:rsidR="0075044F">
        <w:rPr>
          <w:lang w:val="en-IN"/>
        </w:rPr>
        <w:t xml:space="preserve">o test your application open </w:t>
      </w:r>
      <w:r w:rsidR="0075044F" w:rsidRPr="0075044F">
        <w:rPr>
          <w:b/>
          <w:lang w:val="en-IN"/>
        </w:rPr>
        <w:t>URL</w:t>
      </w:r>
      <w:r>
        <w:rPr>
          <w:lang w:val="en-IN"/>
        </w:rPr>
        <w:t>. It will show a message indicating your service is up and running.</w:t>
      </w:r>
    </w:p>
    <w:p w14:paraId="14A0326D" w14:textId="4595BCF7" w:rsidR="0078084E" w:rsidRDefault="0078084E">
      <w:pPr>
        <w:spacing w:after="160" w:line="259" w:lineRule="auto"/>
        <w:rPr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1884B778" wp14:editId="492C6AA2">
            <wp:extent cx="5724525" cy="2514600"/>
            <wp:effectExtent l="19050" t="19050" r="28575" b="19050"/>
            <wp:docPr id="16" name="Picture 16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F399B" w14:textId="77777777" w:rsidR="00BB5D44" w:rsidRDefault="00BB5D44">
      <w:pPr>
        <w:spacing w:after="160" w:line="259" w:lineRule="auto"/>
        <w:rPr>
          <w:lang w:val="en-IN"/>
        </w:rPr>
      </w:pPr>
    </w:p>
    <w:p w14:paraId="2301F751" w14:textId="77777777" w:rsidR="00EA148C" w:rsidRDefault="00EA148C">
      <w:pPr>
        <w:spacing w:after="160" w:line="259" w:lineRule="auto"/>
        <w:rPr>
          <w:ins w:id="370" w:author="user" w:date="2018-05-29T18:17:00Z"/>
          <w:rFonts w:eastAsiaTheme="majorEastAsia" w:cstheme="majorBidi"/>
          <w:bCs/>
          <w:color w:val="365F91" w:themeColor="accent1" w:themeShade="BF"/>
          <w:sz w:val="28"/>
          <w:szCs w:val="28"/>
        </w:rPr>
      </w:pPr>
      <w:bookmarkStart w:id="371" w:name="_Toc515361289"/>
      <w:ins w:id="372" w:author="user" w:date="2018-05-29T18:17:00Z">
        <w:r>
          <w:rPr>
            <w:b/>
          </w:rPr>
          <w:br w:type="page"/>
        </w:r>
      </w:ins>
    </w:p>
    <w:p w14:paraId="302138FA" w14:textId="7FCAD2B2" w:rsidR="00D02D70" w:rsidRDefault="00D362F1" w:rsidP="00BB5D44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/>
          <w:b w:val="0"/>
        </w:rPr>
      </w:pPr>
      <w:bookmarkStart w:id="373" w:name="_Toc515383341"/>
      <w:r>
        <w:rPr>
          <w:rFonts w:asciiTheme="minorHAnsi" w:hAnsiTheme="minorHAnsi"/>
          <w:b w:val="0"/>
        </w:rPr>
        <w:lastRenderedPageBreak/>
        <w:t>Deployment of Web Portal on Azure</w:t>
      </w:r>
      <w:bookmarkEnd w:id="371"/>
      <w:bookmarkEnd w:id="373"/>
    </w:p>
    <w:p w14:paraId="05938F7D" w14:textId="6F8782C6" w:rsidR="00D02D70" w:rsidRPr="00E966F8" w:rsidRDefault="00D362F1" w:rsidP="00E966F8">
      <w:pPr>
        <w:pStyle w:val="Heading2"/>
        <w:numPr>
          <w:ilvl w:val="1"/>
          <w:numId w:val="1"/>
        </w:numPr>
        <w:ind w:left="851"/>
        <w:rPr>
          <w:rFonts w:asciiTheme="minorHAnsi" w:hAnsiTheme="minorHAnsi" w:cstheme="minorHAnsi"/>
          <w:b w:val="0"/>
        </w:rPr>
      </w:pPr>
      <w:bookmarkStart w:id="374" w:name="_Toc515361290"/>
      <w:bookmarkStart w:id="375" w:name="_Toc515383342"/>
      <w:r w:rsidRPr="00E966F8">
        <w:rPr>
          <w:rFonts w:asciiTheme="minorHAnsi" w:hAnsiTheme="minorHAnsi" w:cstheme="minorHAnsi"/>
          <w:b w:val="0"/>
        </w:rPr>
        <w:t>Setup and Configuration changes</w:t>
      </w:r>
      <w:bookmarkEnd w:id="374"/>
      <w:bookmarkEnd w:id="375"/>
    </w:p>
    <w:p w14:paraId="031A40F9" w14:textId="77777777" w:rsidR="00BE056F" w:rsidRPr="00BE056F" w:rsidRDefault="00D362F1" w:rsidP="00BE056F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6" w:name="_Toc515383343"/>
      <w:r w:rsidRPr="00BE056F">
        <w:rPr>
          <w:rFonts w:asciiTheme="minorHAnsi" w:hAnsiTheme="minorHAnsi" w:cstheme="minorHAnsi"/>
          <w:b w:val="0"/>
          <w:sz w:val="24"/>
        </w:rPr>
        <w:t>Pre</w:t>
      </w:r>
      <w:r w:rsidR="00E06E7D" w:rsidRPr="00BE056F">
        <w:rPr>
          <w:rFonts w:asciiTheme="minorHAnsi" w:hAnsiTheme="minorHAnsi" w:cstheme="minorHAnsi"/>
          <w:b w:val="0"/>
          <w:sz w:val="24"/>
        </w:rPr>
        <w:t>-</w:t>
      </w:r>
      <w:r w:rsidRPr="00BE056F">
        <w:rPr>
          <w:rFonts w:asciiTheme="minorHAnsi" w:hAnsiTheme="minorHAnsi" w:cstheme="minorHAnsi"/>
          <w:b w:val="0"/>
          <w:sz w:val="24"/>
        </w:rPr>
        <w:t>requisites</w:t>
      </w:r>
      <w:bookmarkEnd w:id="376"/>
    </w:p>
    <w:p w14:paraId="08F45886" w14:textId="00A989DB" w:rsidR="00D02D70" w:rsidRPr="0043751B" w:rsidRDefault="00D362F1" w:rsidP="00BE056F">
      <w:pPr>
        <w:pStyle w:val="Default"/>
        <w:numPr>
          <w:ilvl w:val="1"/>
          <w:numId w:val="31"/>
        </w:numP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You need to have Git and </w:t>
      </w:r>
      <w:hyperlink r:id="rId34" w:history="1">
        <w:r w:rsidRPr="0043751B">
          <w:rPr>
            <w:rFonts w:asciiTheme="minorHAnsi" w:hAnsiTheme="minorHAnsi" w:cstheme="minorBidi"/>
            <w:color w:val="auto"/>
            <w:sz w:val="22"/>
            <w:szCs w:val="22"/>
            <w:lang w:val="en-US" w:bidi="en-US"/>
          </w:rPr>
          <w:t>Node.js</w:t>
        </w:r>
      </w:hyperlink>
      <w:r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 installed. </w:t>
      </w:r>
    </w:p>
    <w:p w14:paraId="0779EA47" w14:textId="77777777" w:rsidR="00BE056F" w:rsidRPr="00BE056F" w:rsidRDefault="00E06E7D" w:rsidP="00BE056F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7" w:name="_Toc515383344"/>
      <w:r w:rsidRPr="00BE056F">
        <w:rPr>
          <w:rFonts w:asciiTheme="minorHAnsi" w:hAnsiTheme="minorHAnsi" w:cstheme="minorHAnsi"/>
          <w:b w:val="0"/>
          <w:sz w:val="24"/>
        </w:rPr>
        <w:t xml:space="preserve">Clone </w:t>
      </w:r>
      <w:r w:rsidR="00AC7E22" w:rsidRPr="00BE056F">
        <w:rPr>
          <w:rFonts w:asciiTheme="minorHAnsi" w:hAnsiTheme="minorHAnsi" w:cstheme="minorHAnsi"/>
          <w:b w:val="0"/>
          <w:sz w:val="24"/>
        </w:rPr>
        <w:t>the repository</w:t>
      </w:r>
      <w:bookmarkEnd w:id="377"/>
    </w:p>
    <w:p w14:paraId="53CB6BEA" w14:textId="69AC0648" w:rsidR="00E06E7D" w:rsidRPr="0043751B" w:rsidRDefault="00D362F1" w:rsidP="00BE056F">
      <w:pPr>
        <w:pStyle w:val="Default"/>
        <w:numPr>
          <w:ilvl w:val="1"/>
          <w:numId w:val="31"/>
        </w:numP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You have to clone the repository “MobiliyaFleetWebPortal”.  (</w:t>
      </w:r>
      <w:hyperlink r:id="rId35" w:history="1">
        <w:r w:rsidRPr="0043751B">
          <w:rPr>
            <w:rFonts w:asciiTheme="minorHAnsi" w:hAnsiTheme="minorHAnsi" w:cstheme="minorBidi"/>
            <w:color w:val="auto"/>
            <w:sz w:val="22"/>
            <w:szCs w:val="22"/>
            <w:lang w:val="en-US" w:bidi="en-US"/>
          </w:rPr>
          <w:t>https://github.com/MobiliyaTechnologies/MobiliyaFleetWebPortal.git</w:t>
        </w:r>
      </w:hyperlink>
      <w:r w:rsidR="00E06E7D"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)</w:t>
      </w:r>
    </w:p>
    <w:p w14:paraId="4939CC4E" w14:textId="77777777" w:rsidR="00BE056F" w:rsidRPr="00BE056F" w:rsidRDefault="00D362F1" w:rsidP="00BE056F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8" w:name="_Toc515383345"/>
      <w:r w:rsidRPr="00BE056F">
        <w:rPr>
          <w:rFonts w:asciiTheme="minorHAnsi" w:hAnsiTheme="minorHAnsi" w:cstheme="minorHAnsi"/>
          <w:b w:val="0"/>
          <w:sz w:val="24"/>
        </w:rPr>
        <w:t>Environment/config changes</w:t>
      </w:r>
      <w:bookmarkEnd w:id="378"/>
    </w:p>
    <w:p w14:paraId="2EB18EAE" w14:textId="5D600F5A" w:rsidR="00BB5D44" w:rsidRPr="0043751B" w:rsidRDefault="00D362F1" w:rsidP="00BE056F">
      <w:pPr>
        <w:pStyle w:val="Default"/>
        <w:numPr>
          <w:ilvl w:val="1"/>
          <w:numId w:val="31"/>
        </w:numPr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</w:pPr>
      <w:r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This step assumes that you have dep</w:t>
      </w:r>
      <w:r w:rsidR="00D9686A"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>loyed backend services and that they</w:t>
      </w:r>
      <w:r w:rsidRPr="0043751B">
        <w:rPr>
          <w:rFonts w:asciiTheme="minorHAnsi" w:hAnsiTheme="minorHAnsi" w:cstheme="minorBidi"/>
          <w:color w:val="auto"/>
          <w:sz w:val="22"/>
          <w:szCs w:val="22"/>
          <w:lang w:val="en-US" w:bidi="en-US"/>
        </w:rPr>
        <w:t xml:space="preserve"> are up and running. </w:t>
      </w:r>
    </w:p>
    <w:p w14:paraId="0B1F853D" w14:textId="77777777" w:rsidR="00E966F8" w:rsidRDefault="00E966F8" w:rsidP="00E966F8">
      <w:pPr>
        <w:ind w:left="360"/>
        <w:jc w:val="both"/>
      </w:pPr>
    </w:p>
    <w:p w14:paraId="68F54AC5" w14:textId="5A8C7803" w:rsidR="001C1FD8" w:rsidRDefault="00D362F1" w:rsidP="00E966F8">
      <w:pPr>
        <w:ind w:left="360"/>
        <w:jc w:val="both"/>
      </w:pPr>
      <w:r>
        <w:t>You need to change configuration URLs in ‘environment.ts’ file (located at /src</w:t>
      </w:r>
      <w:r w:rsidR="00E966F8">
        <w:t xml:space="preserve"> </w:t>
      </w:r>
      <w:r>
        <w:t>/environments</w:t>
      </w:r>
      <w:r w:rsidR="00E966F8">
        <w:t xml:space="preserve"> </w:t>
      </w:r>
      <w:r>
        <w:t>/</w:t>
      </w:r>
      <w:r w:rsidR="00E966F8">
        <w:t xml:space="preserve"> </w:t>
      </w:r>
      <w:r>
        <w:t xml:space="preserve">environment.ts), change SERVICE_URL values. </w:t>
      </w:r>
    </w:p>
    <w:p w14:paraId="254253B1" w14:textId="5B223059" w:rsidR="001C1FD8" w:rsidRDefault="001C1FD8" w:rsidP="001C1FD8">
      <w:pPr>
        <w:ind w:left="360"/>
        <w:rPr>
          <w:bCs/>
          <w:i/>
          <w:iCs/>
        </w:rPr>
      </w:pPr>
      <w:r w:rsidRPr="001C1FD8">
        <w:rPr>
          <w:bCs/>
          <w:i/>
          <w:iCs/>
        </w:rPr>
        <w:t>Note</w:t>
      </w:r>
      <w:r>
        <w:rPr>
          <w:bCs/>
          <w:i/>
          <w:iCs/>
        </w:rPr>
        <w:t>:</w:t>
      </w:r>
      <w:r w:rsidR="007C2D04">
        <w:rPr>
          <w:bCs/>
          <w:i/>
          <w:iCs/>
        </w:rPr>
        <w:t xml:space="preserve"> You can find service URL</w:t>
      </w:r>
      <w:r w:rsidR="002E104C">
        <w:rPr>
          <w:bCs/>
          <w:i/>
          <w:iCs/>
        </w:rPr>
        <w:t xml:space="preserve"> on a</w:t>
      </w:r>
      <w:r>
        <w:rPr>
          <w:bCs/>
          <w:i/>
          <w:iCs/>
        </w:rPr>
        <w:t>zure portal-&gt;app service overview</w:t>
      </w:r>
      <w:r w:rsidR="002E104C">
        <w:rPr>
          <w:bCs/>
          <w:i/>
          <w:iCs/>
        </w:rPr>
        <w:t xml:space="preserve"> </w:t>
      </w:r>
      <w:r>
        <w:rPr>
          <w:bCs/>
          <w:i/>
          <w:iCs/>
        </w:rPr>
        <w:t>(</w:t>
      </w:r>
      <w:r w:rsidR="002E104C">
        <w:rPr>
          <w:bCs/>
          <w:i/>
          <w:iCs/>
        </w:rPr>
        <w:t xml:space="preserve">the </w:t>
      </w:r>
      <w:r w:rsidRPr="001C1FD8">
        <w:rPr>
          <w:bCs/>
          <w:i/>
          <w:iCs/>
        </w:rPr>
        <w:t>image</w:t>
      </w:r>
      <w:r w:rsidR="002E104C">
        <w:rPr>
          <w:bCs/>
          <w:i/>
          <w:iCs/>
        </w:rPr>
        <w:t xml:space="preserve"> given below</w:t>
      </w:r>
      <w:r>
        <w:rPr>
          <w:bCs/>
          <w:i/>
          <w:iCs/>
        </w:rPr>
        <w:t xml:space="preserve"> is for fleet service)</w:t>
      </w:r>
    </w:p>
    <w:p w14:paraId="7C9164E5" w14:textId="77777777" w:rsidR="001C1FD8" w:rsidRDefault="001C1FD8" w:rsidP="001C1FD8">
      <w:pPr>
        <w:ind w:left="360"/>
      </w:pPr>
      <w:r>
        <w:rPr>
          <w:bCs/>
          <w:i/>
          <w:iCs/>
          <w:noProof/>
          <w:lang w:val="en-IN" w:eastAsia="en-IN" w:bidi="ar-SA"/>
        </w:rPr>
        <w:drawing>
          <wp:inline distT="0" distB="0" distL="0" distR="0" wp14:anchorId="4B0FDD16" wp14:editId="763265A2">
            <wp:extent cx="5724525" cy="2514600"/>
            <wp:effectExtent l="19050" t="19050" r="28575" b="19050"/>
            <wp:docPr id="21" name="Picture 21" descr="C:\Users\user\Pictures\MSFleet\open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MSFleet\openn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BE648" w14:textId="77777777" w:rsidR="00BB5D44" w:rsidRDefault="00D362F1" w:rsidP="00BB5D44">
      <w:pPr>
        <w:pStyle w:val="ListParagraph"/>
        <w:numPr>
          <w:ilvl w:val="0"/>
          <w:numId w:val="31"/>
        </w:numPr>
        <w:ind w:left="1560"/>
      </w:pPr>
      <w:r>
        <w:t>USER</w:t>
      </w:r>
      <w:r w:rsidR="00132CD4">
        <w:t xml:space="preserve"> </w:t>
      </w:r>
      <w:r>
        <w:t xml:space="preserve">(line </w:t>
      </w:r>
      <w:r w:rsidR="00656F1F">
        <w:t>no 5)</w:t>
      </w:r>
      <w:r w:rsidR="00132CD4">
        <w:t>: set identity service URL</w:t>
      </w:r>
    </w:p>
    <w:p w14:paraId="1362057E" w14:textId="77777777" w:rsidR="00BB5D44" w:rsidRDefault="00D362F1" w:rsidP="00BB5D44">
      <w:pPr>
        <w:pStyle w:val="ListParagraph"/>
        <w:numPr>
          <w:ilvl w:val="0"/>
          <w:numId w:val="31"/>
        </w:numPr>
        <w:ind w:left="1560"/>
      </w:pPr>
      <w:r>
        <w:t>FLEET</w:t>
      </w:r>
      <w:r w:rsidR="00132CD4">
        <w:t xml:space="preserve"> </w:t>
      </w:r>
      <w:r>
        <w:t>(li</w:t>
      </w:r>
      <w:r w:rsidR="00132CD4">
        <w:t>ne no 6): set fleet service URL</w:t>
      </w:r>
    </w:p>
    <w:p w14:paraId="70D89CD9" w14:textId="3071A8B5" w:rsidR="00D02D70" w:rsidRDefault="00D362F1" w:rsidP="00BB5D44">
      <w:pPr>
        <w:pStyle w:val="ListParagraph"/>
        <w:numPr>
          <w:ilvl w:val="0"/>
          <w:numId w:val="31"/>
        </w:numPr>
        <w:ind w:left="1560"/>
      </w:pPr>
      <w:r>
        <w:t>TRIP</w:t>
      </w:r>
      <w:r w:rsidR="00132CD4">
        <w:t xml:space="preserve"> </w:t>
      </w:r>
      <w:r>
        <w:t>(</w:t>
      </w:r>
      <w:r w:rsidR="00132CD4">
        <w:t>line no 7): set trip service URL</w:t>
      </w:r>
      <w:r>
        <w:t xml:space="preserve">  </w:t>
      </w:r>
    </w:p>
    <w:p w14:paraId="4106342E" w14:textId="64182786" w:rsidR="001C1FD8" w:rsidRPr="00BE056F" w:rsidRDefault="00D362F1" w:rsidP="00BE056F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</w:rPr>
      </w:pPr>
      <w:bookmarkStart w:id="379" w:name="_Toc515383346"/>
      <w:r w:rsidRPr="00BE056F">
        <w:rPr>
          <w:rFonts w:asciiTheme="minorHAnsi" w:hAnsiTheme="minorHAnsi" w:cstheme="minorHAnsi"/>
          <w:b w:val="0"/>
          <w:sz w:val="24"/>
        </w:rPr>
        <w:t>Build and Run</w:t>
      </w:r>
      <w:bookmarkEnd w:id="379"/>
      <w:r w:rsidRPr="00BE056F">
        <w:rPr>
          <w:rFonts w:asciiTheme="minorHAnsi" w:hAnsiTheme="minorHAnsi" w:cstheme="minorHAnsi"/>
          <w:b w:val="0"/>
          <w:sz w:val="24"/>
        </w:rPr>
        <w:t xml:space="preserve">  </w:t>
      </w:r>
    </w:p>
    <w:p w14:paraId="3014FAE7" w14:textId="77777777" w:rsidR="008D5C2E" w:rsidRDefault="001C1FD8" w:rsidP="003558B0">
      <w:pPr>
        <w:ind w:left="360"/>
        <w:jc w:val="both"/>
      </w:pPr>
      <w:r w:rsidRPr="001C1FD8">
        <w:rPr>
          <w:bCs/>
          <w:iCs/>
        </w:rPr>
        <w:t>To run your application open terminal/git bash in a folder you have cloned in step 2</w:t>
      </w:r>
      <w:r w:rsidR="00656F1F">
        <w:rPr>
          <w:bCs/>
          <w:iCs/>
        </w:rPr>
        <w:t>.</w:t>
      </w:r>
      <w:r w:rsidR="00D362F1">
        <w:rPr>
          <w:b/>
          <w:bCs/>
          <w:i/>
          <w:iCs/>
        </w:rPr>
        <w:br/>
      </w:r>
      <w:r w:rsidR="00D362F1">
        <w:t xml:space="preserve"> i. Install the npm packages described in package.json</w:t>
      </w:r>
      <w:r w:rsidR="00656F1F">
        <w:t xml:space="preserve"> using the</w:t>
      </w:r>
      <w:r>
        <w:t xml:space="preserve"> command</w:t>
      </w:r>
      <w:r w:rsidR="00656F1F">
        <w:t xml:space="preserve"> given below:</w:t>
      </w:r>
      <w:r w:rsidR="00D362F1">
        <w:br/>
        <w:t xml:space="preserve">     </w:t>
      </w:r>
      <w:r w:rsidR="00D362F1">
        <w:rPr>
          <w:i/>
          <w:iCs/>
        </w:rPr>
        <w:t>npm  install</w:t>
      </w:r>
      <w:r w:rsidR="00D362F1">
        <w:rPr>
          <w:i/>
          <w:iCs/>
        </w:rPr>
        <w:br/>
      </w:r>
      <w:r w:rsidR="00D362F1">
        <w:t>ii.  You can</w:t>
      </w:r>
      <w:r w:rsidR="00656F1F">
        <w:t xml:space="preserve"> run the application using the</w:t>
      </w:r>
      <w:r w:rsidR="00D362F1">
        <w:t xml:space="preserve"> command</w:t>
      </w:r>
      <w:r w:rsidR="00656F1F">
        <w:t xml:space="preserve"> given below:</w:t>
      </w:r>
      <w:r w:rsidR="00D362F1">
        <w:br/>
        <w:t xml:space="preserve">     </w:t>
      </w:r>
      <w:r>
        <w:t xml:space="preserve">npm run </w:t>
      </w:r>
      <w:r w:rsidR="00D362F1">
        <w:rPr>
          <w:i/>
          <w:iCs/>
        </w:rPr>
        <w:t>ng serve</w:t>
      </w:r>
      <w:r w:rsidR="00D362F1">
        <w:rPr>
          <w:i/>
          <w:iCs/>
        </w:rPr>
        <w:br/>
      </w:r>
      <w:r w:rsidR="00D362F1">
        <w:t>Application default runs on 4200 port. Open</w:t>
      </w:r>
      <w:r w:rsidR="00D362F1">
        <w:rPr>
          <w:i/>
          <w:iCs/>
        </w:rPr>
        <w:t xml:space="preserve"> </w:t>
      </w:r>
      <w:hyperlink r:id="rId36" w:history="1">
        <w:r w:rsidR="00D362F1">
          <w:rPr>
            <w:rStyle w:val="Hyperlink"/>
            <w:i/>
            <w:iCs/>
          </w:rPr>
          <w:t>http://localhost:4200</w:t>
        </w:r>
      </w:hyperlink>
      <w:r w:rsidR="00D362F1">
        <w:rPr>
          <w:i/>
          <w:iCs/>
        </w:rPr>
        <w:t xml:space="preserve"> </w:t>
      </w:r>
      <w:r w:rsidR="00D362F1">
        <w:t>in browser.</w:t>
      </w:r>
    </w:p>
    <w:p w14:paraId="502BF138" w14:textId="0DAE6BC8" w:rsidR="00D02D70" w:rsidRDefault="008D5C2E">
      <w:pPr>
        <w:ind w:left="360"/>
      </w:pPr>
      <w:r>
        <w:lastRenderedPageBreak/>
        <w:t xml:space="preserve">iii. </w:t>
      </w:r>
      <w:r w:rsidR="00D362F1">
        <w:t xml:space="preserve">Once </w:t>
      </w:r>
      <w:r w:rsidR="00255E1F">
        <w:t xml:space="preserve">the </w:t>
      </w:r>
      <w:r w:rsidR="00D362F1">
        <w:t>application</w:t>
      </w:r>
      <w:r>
        <w:t xml:space="preserve"> is</w:t>
      </w:r>
      <w:r w:rsidR="00D362F1">
        <w:t xml:space="preserve"> tested locally, you are ready to deploy your application.</w:t>
      </w:r>
    </w:p>
    <w:p w14:paraId="4DC7429B" w14:textId="77777777" w:rsidR="00BE056F" w:rsidRDefault="00D362F1" w:rsidP="00BE056F">
      <w:pPr>
        <w:ind w:leftChars="163" w:left="689" w:hangingChars="150" w:hanging="330"/>
        <w:rPr>
          <w:i/>
          <w:iCs/>
        </w:rPr>
      </w:pPr>
      <w:r>
        <w:t xml:space="preserve">iv. Build the application using </w:t>
      </w:r>
      <w:r w:rsidR="00531152">
        <w:t xml:space="preserve">the </w:t>
      </w:r>
      <w:r>
        <w:t>command</w:t>
      </w:r>
      <w:r w:rsidR="00531152">
        <w:t xml:space="preserve"> given below </w:t>
      </w:r>
      <w:r>
        <w:t>(Generates dist folder)</w:t>
      </w:r>
      <w:r>
        <w:br/>
      </w:r>
      <w:r w:rsidR="00302AFA">
        <w:rPr>
          <w:i/>
          <w:iCs/>
        </w:rPr>
        <w:t xml:space="preserve">npm run </w:t>
      </w:r>
      <w:r>
        <w:rPr>
          <w:i/>
          <w:iCs/>
        </w:rPr>
        <w:t>ng  build</w:t>
      </w:r>
    </w:p>
    <w:p w14:paraId="3DC29118" w14:textId="77777777" w:rsidR="00BE056F" w:rsidRPr="00CC7473" w:rsidRDefault="00BE056F" w:rsidP="00CC7473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sz w:val="24"/>
          <w:rPrChange w:id="380" w:author="user" w:date="2018-05-29T18:00:00Z">
            <w:rPr/>
          </w:rPrChange>
        </w:rPr>
        <w:pPrChange w:id="381" w:author="user" w:date="2018-05-29T18:00:00Z">
          <w:pPr>
            <w:pStyle w:val="ListParagraph"/>
            <w:numPr>
              <w:ilvl w:val="2"/>
              <w:numId w:val="16"/>
            </w:numPr>
            <w:ind w:left="1078" w:hanging="720"/>
          </w:pPr>
        </w:pPrChange>
      </w:pPr>
      <w:bookmarkStart w:id="382" w:name="_Toc515383347"/>
      <w:r w:rsidRPr="00CC7473">
        <w:rPr>
          <w:rFonts w:asciiTheme="minorHAnsi" w:hAnsiTheme="minorHAnsi" w:cstheme="minorHAnsi"/>
          <w:b w:val="0"/>
          <w:sz w:val="24"/>
          <w:rPrChange w:id="383" w:author="user" w:date="2018-05-29T18:01:00Z">
            <w:rPr>
              <w:rStyle w:val="Heading2Char"/>
              <w:rFonts w:asciiTheme="minorHAnsi" w:hAnsiTheme="minorHAnsi"/>
              <w:b w:val="0"/>
            </w:rPr>
          </w:rPrChange>
        </w:rPr>
        <w:t>D</w:t>
      </w:r>
      <w:r w:rsidR="00D362F1" w:rsidRPr="00CC7473">
        <w:rPr>
          <w:rFonts w:asciiTheme="minorHAnsi" w:hAnsiTheme="minorHAnsi" w:cstheme="minorHAnsi"/>
          <w:b w:val="0"/>
          <w:sz w:val="24"/>
          <w:rPrChange w:id="384" w:author="user" w:date="2018-05-29T18:01:00Z">
            <w:rPr>
              <w:rStyle w:val="Heading2Char"/>
              <w:rFonts w:asciiTheme="minorHAnsi" w:hAnsiTheme="minorHAnsi"/>
              <w:b w:val="0"/>
            </w:rPr>
          </w:rPrChange>
        </w:rPr>
        <w:t>eploy</w:t>
      </w:r>
      <w:r w:rsidR="00D362F1" w:rsidRPr="00CC7473">
        <w:rPr>
          <w:rFonts w:cstheme="minorHAnsi"/>
          <w:b w:val="0"/>
          <w:sz w:val="24"/>
          <w:rPrChange w:id="385" w:author="user" w:date="2018-05-29T18:00:00Z">
            <w:rPr>
              <w:rStyle w:val="Heading2Char"/>
              <w:rFonts w:asciiTheme="minorHAnsi" w:hAnsiTheme="minorHAnsi"/>
              <w:b w:val="0"/>
            </w:rPr>
          </w:rPrChange>
        </w:rPr>
        <w:t>:</w:t>
      </w:r>
      <w:bookmarkEnd w:id="382"/>
    </w:p>
    <w:p w14:paraId="4B6C9BBF" w14:textId="4669EB7E" w:rsidR="00E10192" w:rsidRPr="00BE056F" w:rsidRDefault="00E10192" w:rsidP="00BE056F">
      <w:pPr>
        <w:ind w:left="358"/>
      </w:pPr>
      <w:r>
        <w:t xml:space="preserve">To deploy your </w:t>
      </w:r>
      <w:r w:rsidR="009E442A">
        <w:t>application,</w:t>
      </w:r>
      <w:r>
        <w:t xml:space="preserve"> </w:t>
      </w:r>
      <w:r w:rsidR="00531152">
        <w:t xml:space="preserve">follow the </w:t>
      </w:r>
      <w:r>
        <w:t>steps</w:t>
      </w:r>
      <w:r w:rsidR="00531152">
        <w:t xml:space="preserve"> given below</w:t>
      </w:r>
      <w:r>
        <w:t>:</w:t>
      </w:r>
    </w:p>
    <w:p w14:paraId="5B360013" w14:textId="3F0A97E9" w:rsidR="00BE056F" w:rsidRDefault="00531152" w:rsidP="00BE056F">
      <w:pPr>
        <w:pStyle w:val="ListParagraph"/>
        <w:numPr>
          <w:ilvl w:val="1"/>
          <w:numId w:val="10"/>
        </w:numPr>
        <w:jc w:val="both"/>
      </w:pPr>
      <w:r>
        <w:t>Open A</w:t>
      </w:r>
      <w:r w:rsidR="00E10192">
        <w:t>zure portal</w:t>
      </w:r>
      <w:r>
        <w:t xml:space="preserve"> </w:t>
      </w:r>
      <w:r w:rsidR="00E10192">
        <w:t>(</w:t>
      </w:r>
      <w:hyperlink r:id="rId37" w:history="1">
        <w:r w:rsidR="00BE056F" w:rsidRPr="00E86325">
          <w:rPr>
            <w:rStyle w:val="Hyperlink"/>
          </w:rPr>
          <w:t>https://portal.azure.com</w:t>
        </w:r>
      </w:hyperlink>
      <w:r w:rsidR="00E10192">
        <w:t xml:space="preserve">). </w:t>
      </w:r>
    </w:p>
    <w:p w14:paraId="65F46DEA" w14:textId="0D30968D" w:rsidR="00BE056F" w:rsidRDefault="00D362F1" w:rsidP="00BE056F">
      <w:pPr>
        <w:pStyle w:val="ListParagraph"/>
        <w:numPr>
          <w:ilvl w:val="4"/>
          <w:numId w:val="10"/>
        </w:numPr>
        <w:ind w:left="1985"/>
        <w:jc w:val="both"/>
      </w:pPr>
      <w:r>
        <w:t xml:space="preserve">Follow </w:t>
      </w:r>
      <w:r w:rsidRPr="00BE056F">
        <w:rPr>
          <w:b/>
          <w:bCs/>
          <w:i/>
          <w:iCs/>
        </w:rPr>
        <w:t>step 1</w:t>
      </w:r>
      <w:r>
        <w:t xml:space="preserve"> and </w:t>
      </w:r>
      <w:r w:rsidRPr="00BE056F">
        <w:rPr>
          <w:b/>
          <w:bCs/>
          <w:i/>
          <w:iCs/>
        </w:rPr>
        <w:t xml:space="preserve">step 2 </w:t>
      </w:r>
      <w:r>
        <w:t xml:space="preserve">from section </w:t>
      </w:r>
      <w:r w:rsidRPr="00BE056F">
        <w:rPr>
          <w:b/>
          <w:bCs/>
          <w:i/>
          <w:iCs/>
        </w:rPr>
        <w:t>5</w:t>
      </w:r>
      <w:r w:rsidR="00531152" w:rsidRPr="00BE056F">
        <w:rPr>
          <w:b/>
          <w:bCs/>
          <w:i/>
          <w:iCs/>
        </w:rPr>
        <w:t>:</w:t>
      </w:r>
      <w:r w:rsidRPr="00BE056F">
        <w:rPr>
          <w:b/>
          <w:bCs/>
          <w:i/>
          <w:iCs/>
        </w:rPr>
        <w:t xml:space="preserve"> Deployment of web app services in azure</w:t>
      </w:r>
      <w:r w:rsidR="00531152">
        <w:t xml:space="preserve">, to set azure </w:t>
      </w:r>
      <w:r>
        <w:t>Local Git Repository.</w:t>
      </w:r>
    </w:p>
    <w:p w14:paraId="1C0C6848" w14:textId="77777777" w:rsidR="009E442A" w:rsidRDefault="009E442A" w:rsidP="00BE056F">
      <w:pPr>
        <w:pStyle w:val="ListParagraph"/>
        <w:numPr>
          <w:ilvl w:val="4"/>
          <w:numId w:val="10"/>
        </w:numPr>
        <w:ind w:left="1985"/>
        <w:jc w:val="both"/>
      </w:pPr>
    </w:p>
    <w:p w14:paraId="2CBFEB85" w14:textId="2490F1D1" w:rsidR="00D02D70" w:rsidRDefault="00D362F1" w:rsidP="00BE056F">
      <w:pPr>
        <w:pStyle w:val="ListParagraph"/>
        <w:numPr>
          <w:ilvl w:val="1"/>
          <w:numId w:val="10"/>
        </w:numPr>
        <w:jc w:val="both"/>
      </w:pPr>
      <w:r>
        <w:t>Clone the local git repository of azure app service</w:t>
      </w:r>
      <w:r w:rsidR="00531152">
        <w:t xml:space="preserve"> (accelerator-portal) using URL</w:t>
      </w:r>
      <w:r w:rsidR="00704F2A">
        <w:t xml:space="preserve"> as shown in the </w:t>
      </w:r>
      <w:r>
        <w:t>image</w:t>
      </w:r>
      <w:r w:rsidR="00704F2A">
        <w:t xml:space="preserve"> given below:</w:t>
      </w:r>
    </w:p>
    <w:p w14:paraId="59BB1911" w14:textId="6728EDE6" w:rsidR="00D02D70" w:rsidRDefault="00D362F1" w:rsidP="00BE056F">
      <w:pPr>
        <w:pStyle w:val="ListParagraph"/>
        <w:jc w:val="both"/>
      </w:pPr>
      <w:r w:rsidRPr="00BE056F">
        <w:rPr>
          <w:noProof/>
          <w:lang w:val="en-IN" w:eastAsia="en-IN" w:bidi="ar-SA"/>
        </w:rPr>
        <w:drawing>
          <wp:inline distT="0" distB="0" distL="114300" distR="114300" wp14:anchorId="5D28BE6E" wp14:editId="2C7F7A75">
            <wp:extent cx="5722620" cy="2675890"/>
            <wp:effectExtent l="19050" t="19050" r="11430" b="1016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758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B7CD4" w14:textId="77777777" w:rsidR="009E442A" w:rsidRDefault="009E442A" w:rsidP="00BE056F">
      <w:pPr>
        <w:pStyle w:val="ListParagraph"/>
        <w:jc w:val="both"/>
      </w:pPr>
    </w:p>
    <w:p w14:paraId="79BD9383" w14:textId="1204E69C" w:rsidR="00D02D70" w:rsidRDefault="00D362F1" w:rsidP="00BE056F">
      <w:pPr>
        <w:pStyle w:val="ListParagraph"/>
        <w:numPr>
          <w:ilvl w:val="1"/>
          <w:numId w:val="10"/>
        </w:numPr>
        <w:jc w:val="both"/>
      </w:pPr>
      <w:r>
        <w:t xml:space="preserve">Go to source folder (cloned in step 2). Copy files from </w:t>
      </w:r>
      <w:r w:rsidRPr="00BE056F">
        <w:t>dist</w:t>
      </w:r>
      <w:r>
        <w:t xml:space="preserve"> folder into n</w:t>
      </w:r>
      <w:r w:rsidR="00E10192">
        <w:t>ewly cloned repository in above step</w:t>
      </w:r>
      <w:r>
        <w:t xml:space="preserve">.  </w:t>
      </w:r>
    </w:p>
    <w:p w14:paraId="610FB6AD" w14:textId="77777777" w:rsidR="009E442A" w:rsidRDefault="009E442A" w:rsidP="009E442A">
      <w:pPr>
        <w:pStyle w:val="ListParagraph"/>
        <w:jc w:val="both"/>
      </w:pPr>
    </w:p>
    <w:p w14:paraId="78D10FD5" w14:textId="0D37D691" w:rsidR="00D02D70" w:rsidRDefault="00D362F1" w:rsidP="009E442A">
      <w:pPr>
        <w:pStyle w:val="ListParagraph"/>
        <w:numPr>
          <w:ilvl w:val="1"/>
          <w:numId w:val="10"/>
        </w:numPr>
        <w:jc w:val="both"/>
      </w:pPr>
      <w:r>
        <w:t>You ne</w:t>
      </w:r>
      <w:r w:rsidR="00161BEF">
        <w:t>ed to push your code using</w:t>
      </w:r>
      <w:r>
        <w:t xml:space="preserve"> commands</w:t>
      </w:r>
      <w:r w:rsidR="00161BEF">
        <w:t xml:space="preserve"> given below:</w:t>
      </w:r>
      <w:r>
        <w:t xml:space="preserve"> </w:t>
      </w:r>
    </w:p>
    <w:p w14:paraId="07595957" w14:textId="77777777" w:rsidR="00D02D70" w:rsidRDefault="00D362F1" w:rsidP="009E442A">
      <w:pPr>
        <w:numPr>
          <w:ilvl w:val="0"/>
          <w:numId w:val="43"/>
        </w:numPr>
        <w:rPr>
          <w:i/>
          <w:iCs/>
        </w:rPr>
      </w:pPr>
      <w:r>
        <w:rPr>
          <w:i/>
          <w:iCs/>
        </w:rPr>
        <w:t>git add .</w:t>
      </w:r>
    </w:p>
    <w:p w14:paraId="09C514EF" w14:textId="77777777" w:rsidR="00D02D70" w:rsidRDefault="00D362F1" w:rsidP="009E442A">
      <w:pPr>
        <w:numPr>
          <w:ilvl w:val="0"/>
          <w:numId w:val="43"/>
        </w:numPr>
        <w:rPr>
          <w:i/>
          <w:iCs/>
        </w:rPr>
      </w:pPr>
      <w:r>
        <w:rPr>
          <w:i/>
          <w:iCs/>
        </w:rPr>
        <w:t>git commit -m “message-string”</w:t>
      </w:r>
    </w:p>
    <w:p w14:paraId="68C0BC62" w14:textId="77777777" w:rsidR="00D02D70" w:rsidRPr="00E10192" w:rsidRDefault="00D362F1" w:rsidP="009E442A">
      <w:pPr>
        <w:numPr>
          <w:ilvl w:val="0"/>
          <w:numId w:val="43"/>
        </w:numPr>
      </w:pPr>
      <w:r>
        <w:rPr>
          <w:i/>
          <w:iCs/>
        </w:rPr>
        <w:t>git push origin master</w:t>
      </w:r>
    </w:p>
    <w:p w14:paraId="4507F835" w14:textId="5D16B6FA" w:rsidR="00E10192" w:rsidRDefault="00E10192" w:rsidP="009E442A">
      <w:pPr>
        <w:jc w:val="both"/>
        <w:rPr>
          <w:iCs/>
        </w:rPr>
      </w:pPr>
      <w:r>
        <w:rPr>
          <w:iCs/>
        </w:rPr>
        <w:t xml:space="preserve">Once you have </w:t>
      </w:r>
      <w:r w:rsidR="00506191">
        <w:rPr>
          <w:iCs/>
        </w:rPr>
        <w:t>successfully pushed your code y</w:t>
      </w:r>
      <w:r>
        <w:rPr>
          <w:iCs/>
        </w:rPr>
        <w:t xml:space="preserve">our application </w:t>
      </w:r>
      <w:r w:rsidR="00506191">
        <w:rPr>
          <w:iCs/>
        </w:rPr>
        <w:t xml:space="preserve">will </w:t>
      </w:r>
      <w:r>
        <w:rPr>
          <w:iCs/>
        </w:rPr>
        <w:t>start running. To start using application, open applicat</w:t>
      </w:r>
      <w:r w:rsidR="00506191">
        <w:rPr>
          <w:iCs/>
        </w:rPr>
        <w:t>ion portal URL as shown in the image given below</w:t>
      </w:r>
      <w:r>
        <w:rPr>
          <w:iCs/>
        </w:rPr>
        <w:t>.</w:t>
      </w:r>
    </w:p>
    <w:p w14:paraId="5DC9E5B7" w14:textId="322F41CF" w:rsidR="00E10192" w:rsidRDefault="00E10192" w:rsidP="00E10192">
      <w:r>
        <w:rPr>
          <w:iCs/>
          <w:noProof/>
          <w:lang w:val="en-IN" w:eastAsia="en-IN" w:bidi="ar-SA"/>
        </w:rPr>
        <w:lastRenderedPageBreak/>
        <w:drawing>
          <wp:inline distT="0" distB="0" distL="0" distR="0" wp14:anchorId="4D3E3BEB" wp14:editId="6C77570A">
            <wp:extent cx="5724525" cy="2457450"/>
            <wp:effectExtent l="19050" t="19050" r="28575" b="19050"/>
            <wp:docPr id="22" name="Picture 22" descr="C:\Users\user\Pictures\MSFleet\accelerator-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MSFleet\accelerator-port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C6077" w14:textId="420D8CE6" w:rsidR="009E442A" w:rsidRDefault="009E442A" w:rsidP="00E10192"/>
    <w:p w14:paraId="1CE31AF7" w14:textId="5CFDF4B1" w:rsidR="009E442A" w:rsidRDefault="009E442A" w:rsidP="00E10192"/>
    <w:p w14:paraId="15A10C63" w14:textId="687C221A" w:rsidR="009E442A" w:rsidRDefault="009E442A" w:rsidP="00E10192"/>
    <w:p w14:paraId="7D353DC5" w14:textId="77777777" w:rsidR="009E442A" w:rsidRDefault="009E442A" w:rsidP="00E10192"/>
    <w:p w14:paraId="00890CE5" w14:textId="6CC85696" w:rsidR="00D02D70" w:rsidRPr="000F1135" w:rsidRDefault="00DD127D" w:rsidP="000F1135">
      <w:pPr>
        <w:pStyle w:val="Heading2"/>
        <w:numPr>
          <w:ilvl w:val="1"/>
          <w:numId w:val="1"/>
        </w:numPr>
        <w:ind w:left="851"/>
        <w:rPr>
          <w:rFonts w:asciiTheme="minorHAnsi" w:hAnsiTheme="minorHAnsi" w:cstheme="minorHAnsi"/>
          <w:b w:val="0"/>
        </w:rPr>
      </w:pPr>
      <w:bookmarkStart w:id="386" w:name="_Toc515361291"/>
      <w:bookmarkStart w:id="387" w:name="_Toc515383348"/>
      <w:r>
        <w:rPr>
          <w:rFonts w:asciiTheme="minorHAnsi" w:hAnsiTheme="minorHAnsi" w:cstheme="minorHAnsi"/>
          <w:b w:val="0"/>
        </w:rPr>
        <w:t>Tenant</w:t>
      </w:r>
      <w:r w:rsidR="00D362F1" w:rsidRPr="000F1135">
        <w:rPr>
          <w:rFonts w:asciiTheme="minorHAnsi" w:hAnsiTheme="minorHAnsi" w:cstheme="minorHAnsi"/>
          <w:b w:val="0"/>
        </w:rPr>
        <w:t xml:space="preserve"> Admin</w:t>
      </w:r>
      <w:bookmarkEnd w:id="386"/>
      <w:bookmarkEnd w:id="387"/>
    </w:p>
    <w:p w14:paraId="322B9098" w14:textId="65FDDE66" w:rsidR="00506191" w:rsidRPr="00506191" w:rsidRDefault="00506191" w:rsidP="00AE2031">
      <w:pPr>
        <w:pStyle w:val="ListParagraph"/>
        <w:numPr>
          <w:ilvl w:val="0"/>
          <w:numId w:val="41"/>
        </w:numPr>
      </w:pPr>
      <w:r>
        <w:t xml:space="preserve">To start using </w:t>
      </w:r>
      <w:r w:rsidR="0078769E">
        <w:t xml:space="preserve">the </w:t>
      </w:r>
      <w:r>
        <w:t xml:space="preserve">system </w:t>
      </w:r>
      <w:ins w:id="388" w:author="user" w:date="2018-05-29T17:26:00Z">
        <w:r w:rsidR="00DD127D">
          <w:t xml:space="preserve">login as a Tenant </w:t>
        </w:r>
      </w:ins>
      <w:del w:id="389" w:author="user" w:date="2018-05-29T17:26:00Z">
        <w:r w:rsidDel="00DD127D">
          <w:delText xml:space="preserve">as </w:delText>
        </w:r>
        <w:r w:rsidR="00D900FA" w:rsidDel="00DD127D">
          <w:delText>S</w:delText>
        </w:r>
        <w:r w:rsidDel="00DD127D">
          <w:delText>uper</w:delText>
        </w:r>
        <w:r w:rsidR="00D900FA" w:rsidDel="00DD127D">
          <w:delText xml:space="preserve"> </w:delText>
        </w:r>
      </w:del>
      <w:r w:rsidR="00D900FA">
        <w:t>Admin, user must follow the</w:t>
      </w:r>
      <w:r>
        <w:t xml:space="preserve"> </w:t>
      </w:r>
      <w:r w:rsidR="00D900FA">
        <w:t>s</w:t>
      </w:r>
      <w:r>
        <w:t>teps</w:t>
      </w:r>
      <w:r w:rsidR="00D900FA">
        <w:t xml:space="preserve"> given below:</w:t>
      </w:r>
    </w:p>
    <w:p w14:paraId="24C0622B" w14:textId="77777777" w:rsidR="00D02D70" w:rsidRPr="000F1135" w:rsidRDefault="00D362F1" w:rsidP="000F113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390" w:name="_Toc515383349"/>
      <w:r w:rsidRPr="000F1135">
        <w:rPr>
          <w:rFonts w:asciiTheme="minorHAnsi" w:hAnsiTheme="minorHAnsi" w:cstheme="minorHAnsi"/>
          <w:b w:val="0"/>
        </w:rPr>
        <w:t>Login</w:t>
      </w:r>
      <w:bookmarkEnd w:id="390"/>
    </w:p>
    <w:p w14:paraId="0382CF36" w14:textId="19078808" w:rsidR="00D02D70" w:rsidRDefault="00D362F1" w:rsidP="00BF428D">
      <w:pPr>
        <w:pStyle w:val="ListParagraph"/>
        <w:numPr>
          <w:ilvl w:val="0"/>
          <w:numId w:val="40"/>
        </w:numPr>
      </w:pPr>
      <w:del w:id="391" w:author="user" w:date="2018-05-29T17:26:00Z">
        <w:r w:rsidDel="00DD127D">
          <w:delText xml:space="preserve">Super </w:delText>
        </w:r>
      </w:del>
      <w:ins w:id="392" w:author="user" w:date="2018-05-29T17:26:00Z">
        <w:r w:rsidR="00DD127D">
          <w:t xml:space="preserve">Tenant </w:t>
        </w:r>
      </w:ins>
      <w:r>
        <w:t>admin account is created by default. You need to open accelerator</w:t>
      </w:r>
      <w:r w:rsidR="00584284">
        <w:t xml:space="preserve"> portal URL in your browser,</w:t>
      </w:r>
      <w:r>
        <w:t xml:space="preserve"> e</w:t>
      </w:r>
      <w:r w:rsidR="00584284">
        <w:t>nter your username and password</w:t>
      </w:r>
      <w:r>
        <w:t xml:space="preserve"> </w:t>
      </w:r>
      <w:r w:rsidR="00584284">
        <w:t>a</w:t>
      </w:r>
      <w:r>
        <w:t>nd click on Sign In button.</w:t>
      </w:r>
    </w:p>
    <w:p w14:paraId="4C540373" w14:textId="5882DEAD" w:rsidR="00E10192" w:rsidRPr="00E10192" w:rsidRDefault="00E10192">
      <w:pPr>
        <w:ind w:left="360"/>
        <w:rPr>
          <w:i/>
        </w:rPr>
      </w:pPr>
      <w:r w:rsidRPr="00E10192">
        <w:rPr>
          <w:i/>
        </w:rPr>
        <w:t xml:space="preserve">Note : Default </w:t>
      </w:r>
      <w:del w:id="393" w:author="user" w:date="2018-05-29T17:27:00Z">
        <w:r w:rsidRPr="00E10192" w:rsidDel="00DD127D">
          <w:rPr>
            <w:i/>
          </w:rPr>
          <w:delText>supe</w:delText>
        </w:r>
      </w:del>
      <w:ins w:id="394" w:author="user" w:date="2018-05-29T17:27:00Z">
        <w:r w:rsidR="00DD127D">
          <w:rPr>
            <w:i/>
          </w:rPr>
          <w:t>tenant</w:t>
        </w:r>
      </w:ins>
      <w:del w:id="395" w:author="user" w:date="2018-05-29T17:27:00Z">
        <w:r w:rsidRPr="00E10192" w:rsidDel="00DD127D">
          <w:rPr>
            <w:i/>
          </w:rPr>
          <w:delText>r</w:delText>
        </w:r>
      </w:del>
      <w:r w:rsidRPr="00E10192">
        <w:rPr>
          <w:i/>
        </w:rPr>
        <w:t xml:space="preserve">admin username: </w:t>
      </w:r>
      <w:ins w:id="396" w:author="user" w:date="2018-05-29T17:27:00Z">
        <w:r w:rsidR="00DD127D">
          <w:rPr>
            <w:i/>
          </w:rPr>
          <w:fldChar w:fldCharType="begin"/>
        </w:r>
        <w:r w:rsidR="00DD127D">
          <w:rPr>
            <w:i/>
          </w:rPr>
          <w:instrText xml:space="preserve"> HYPERLINK "mailto:</w:instrText>
        </w:r>
        <w:r w:rsidR="00DD127D" w:rsidRPr="00DD127D">
          <w:rPr>
            <w:i/>
            <w:rPrChange w:id="397" w:author="user" w:date="2018-05-29T17:27:00Z">
              <w:rPr>
                <w:rStyle w:val="Hyperlink"/>
                <w:i/>
              </w:rPr>
            </w:rPrChange>
          </w:rPr>
          <w:instrText>tenanta</w:instrText>
        </w:r>
      </w:ins>
      <w:r w:rsidR="00DD127D" w:rsidRPr="00DD127D">
        <w:rPr>
          <w:i/>
          <w:rPrChange w:id="398" w:author="user" w:date="2018-05-29T17:27:00Z">
            <w:rPr>
              <w:rStyle w:val="Hyperlink"/>
              <w:i/>
            </w:rPr>
          </w:rPrChange>
        </w:rPr>
        <w:instrText>dmin@mobiliya.com</w:instrText>
      </w:r>
      <w:ins w:id="399" w:author="user" w:date="2018-05-29T17:27:00Z">
        <w:r w:rsidR="00DD127D">
          <w:rPr>
            <w:i/>
          </w:rPr>
          <w:instrText xml:space="preserve">" </w:instrText>
        </w:r>
        <w:r w:rsidR="00DD127D">
          <w:rPr>
            <w:i/>
          </w:rPr>
          <w:fldChar w:fldCharType="separate"/>
        </w:r>
      </w:ins>
      <w:del w:id="400" w:author="user" w:date="2018-05-29T17:27:00Z">
        <w:r w:rsidR="00DD127D" w:rsidRPr="00CC7473" w:rsidDel="00DD127D">
          <w:rPr>
            <w:rStyle w:val="Hyperlink"/>
            <w:i/>
          </w:rPr>
          <w:delText>supera</w:delText>
        </w:r>
      </w:del>
      <w:ins w:id="401" w:author="user" w:date="2018-05-29T17:27:00Z">
        <w:r w:rsidR="00DD127D" w:rsidRPr="00C55FE1">
          <w:rPr>
            <w:rStyle w:val="Hyperlink"/>
            <w:i/>
            <w:rPrChange w:id="402" w:author="user" w:date="2018-05-29T17:27:00Z">
              <w:rPr>
                <w:rStyle w:val="Hyperlink"/>
                <w:i/>
              </w:rPr>
            </w:rPrChange>
          </w:rPr>
          <w:t>tenanta</w:t>
        </w:r>
      </w:ins>
      <w:r w:rsidR="00DD127D" w:rsidRPr="00C55FE1">
        <w:rPr>
          <w:rStyle w:val="Hyperlink"/>
          <w:i/>
          <w:rPrChange w:id="403" w:author="user" w:date="2018-05-29T17:27:00Z">
            <w:rPr>
              <w:rStyle w:val="Hyperlink"/>
              <w:i/>
            </w:rPr>
          </w:rPrChange>
        </w:rPr>
        <w:t>dmin@mobiliya.com</w:t>
      </w:r>
      <w:ins w:id="404" w:author="user" w:date="2018-05-29T17:27:00Z">
        <w:r w:rsidR="00DD127D">
          <w:rPr>
            <w:i/>
          </w:rPr>
          <w:fldChar w:fldCharType="end"/>
        </w:r>
      </w:ins>
      <w:r w:rsidRPr="00E10192">
        <w:rPr>
          <w:i/>
        </w:rPr>
        <w:t>, password: welcome</w:t>
      </w:r>
    </w:p>
    <w:p w14:paraId="4E153725" w14:textId="77777777" w:rsidR="00D02D70" w:rsidRDefault="00D362F1">
      <w:pPr>
        <w:ind w:left="330" w:hangingChars="150" w:hanging="330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 wp14:anchorId="38D2FC6E" wp14:editId="5DE252D9">
            <wp:extent cx="5610860" cy="2733040"/>
            <wp:effectExtent l="114300" t="95250" r="104140" b="1244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640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5619516" cy="2733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F158DD" w14:textId="77777777" w:rsidR="00D02D70" w:rsidRPr="000F1135" w:rsidRDefault="00D362F1" w:rsidP="000F1135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</w:pPr>
      <w:bookmarkStart w:id="405" w:name="_Toc515383350"/>
      <w:r w:rsidRPr="000F1135">
        <w:rPr>
          <w:rFonts w:asciiTheme="minorHAnsi" w:hAnsiTheme="minorHAnsi" w:cstheme="minorHAnsi"/>
          <w:b w:val="0"/>
        </w:rPr>
        <w:lastRenderedPageBreak/>
        <w:t>Add User</w:t>
      </w:r>
      <w:bookmarkEnd w:id="405"/>
    </w:p>
    <w:p w14:paraId="2BEAE8A2" w14:textId="2B8342B5" w:rsidR="00D02D70" w:rsidRDefault="00D362F1" w:rsidP="00BF428D">
      <w:pPr>
        <w:pStyle w:val="ListParagraph"/>
        <w:numPr>
          <w:ilvl w:val="0"/>
          <w:numId w:val="39"/>
        </w:numPr>
        <w:ind w:left="1134"/>
      </w:pPr>
      <w:r>
        <w:t>On log</w:t>
      </w:r>
      <w:r w:rsidR="006D6929">
        <w:t>g</w:t>
      </w:r>
      <w:r>
        <w:t>in</w:t>
      </w:r>
      <w:r w:rsidR="006D6929">
        <w:t>g in,</w:t>
      </w:r>
      <w:r>
        <w:t xml:space="preserve"> super admin is directed to</w:t>
      </w:r>
      <w:r w:rsidR="006D6929">
        <w:t xml:space="preserve"> the</w:t>
      </w:r>
      <w:r>
        <w:t xml:space="preserve"> user-management page. </w:t>
      </w:r>
      <w:del w:id="406" w:author="user" w:date="2018-05-29T17:27:00Z">
        <w:r w:rsidRPr="00DD127D" w:rsidDel="00DD127D">
          <w:rPr>
            <w:color w:val="000000" w:themeColor="text1"/>
            <w:rPrChange w:id="407" w:author="user" w:date="2018-05-29T17:28:00Z">
              <w:rPr>
                <w:b/>
                <w:color w:val="FF0000"/>
              </w:rPr>
            </w:rPrChange>
          </w:rPr>
          <w:delText>Super</w:delText>
        </w:r>
        <w:r w:rsidR="006D6929" w:rsidRPr="00DD127D" w:rsidDel="00DD127D">
          <w:rPr>
            <w:color w:val="000000" w:themeColor="text1"/>
            <w:rPrChange w:id="408" w:author="user" w:date="2018-05-29T17:28:00Z">
              <w:rPr>
                <w:b/>
                <w:color w:val="FF0000"/>
              </w:rPr>
            </w:rPrChange>
          </w:rPr>
          <w:delText xml:space="preserve"> </w:delText>
        </w:r>
      </w:del>
      <w:ins w:id="409" w:author="user" w:date="2018-05-29T17:27:00Z">
        <w:r w:rsidR="00DD127D" w:rsidRPr="00DD127D">
          <w:rPr>
            <w:color w:val="000000" w:themeColor="text1"/>
            <w:rPrChange w:id="410" w:author="user" w:date="2018-05-29T17:28:00Z">
              <w:rPr>
                <w:b/>
                <w:color w:val="FF0000"/>
              </w:rPr>
            </w:rPrChange>
          </w:rPr>
          <w:t xml:space="preserve">Tenant </w:t>
        </w:r>
      </w:ins>
      <w:r w:rsidR="006D6929" w:rsidRPr="00DD127D">
        <w:rPr>
          <w:color w:val="000000" w:themeColor="text1"/>
          <w:rPrChange w:id="411" w:author="user" w:date="2018-05-29T17:28:00Z">
            <w:rPr>
              <w:b/>
              <w:color w:val="FF0000"/>
            </w:rPr>
          </w:rPrChange>
        </w:rPr>
        <w:t xml:space="preserve">admin can add </w:t>
      </w:r>
      <w:del w:id="412" w:author="user" w:date="2018-05-29T17:27:00Z">
        <w:r w:rsidR="007E5E32" w:rsidRPr="00DD127D" w:rsidDel="00DD127D">
          <w:rPr>
            <w:color w:val="000000" w:themeColor="text1"/>
            <w:rPrChange w:id="413" w:author="user" w:date="2018-05-29T17:28:00Z">
              <w:rPr>
                <w:b/>
                <w:color w:val="FF0000"/>
              </w:rPr>
            </w:rPrChange>
          </w:rPr>
          <w:delText xml:space="preserve">tenant </w:delText>
        </w:r>
      </w:del>
      <w:ins w:id="414" w:author="user" w:date="2018-05-29T17:27:00Z">
        <w:r w:rsidR="00DD127D" w:rsidRPr="00DD127D">
          <w:rPr>
            <w:color w:val="000000" w:themeColor="text1"/>
            <w:rPrChange w:id="415" w:author="user" w:date="2018-05-29T17:28:00Z">
              <w:rPr>
                <w:b/>
                <w:color w:val="FF0000"/>
              </w:rPr>
            </w:rPrChange>
          </w:rPr>
          <w:t xml:space="preserve">fleet </w:t>
        </w:r>
      </w:ins>
      <w:r w:rsidR="007E5E32" w:rsidRPr="00DD127D">
        <w:rPr>
          <w:color w:val="000000" w:themeColor="text1"/>
          <w:rPrChange w:id="416" w:author="user" w:date="2018-05-29T17:28:00Z">
            <w:rPr>
              <w:b/>
              <w:color w:val="FF0000"/>
            </w:rPr>
          </w:rPrChange>
        </w:rPr>
        <w:t>admin/</w:t>
      </w:r>
      <w:ins w:id="417" w:author="user" w:date="2018-05-29T17:27:00Z">
        <w:r w:rsidR="00DD127D" w:rsidRPr="00DD127D">
          <w:rPr>
            <w:color w:val="000000" w:themeColor="text1"/>
            <w:rPrChange w:id="418" w:author="user" w:date="2018-05-29T17:28:00Z">
              <w:rPr>
                <w:b/>
                <w:color w:val="FF0000"/>
              </w:rPr>
            </w:rPrChange>
          </w:rPr>
          <w:t>driver</w:t>
        </w:r>
      </w:ins>
      <w:del w:id="419" w:author="user" w:date="2018-05-29T17:27:00Z">
        <w:r w:rsidR="007E5E32" w:rsidRPr="00DD127D" w:rsidDel="00DD127D">
          <w:rPr>
            <w:color w:val="000000" w:themeColor="text1"/>
            <w:rPrChange w:id="420" w:author="user" w:date="2018-05-29T17:28:00Z">
              <w:rPr>
                <w:b/>
                <w:color w:val="FF0000"/>
              </w:rPr>
            </w:rPrChange>
          </w:rPr>
          <w:delText>fl</w:delText>
        </w:r>
      </w:del>
      <w:r w:rsidR="006D6929" w:rsidRPr="00DD127D">
        <w:rPr>
          <w:color w:val="000000" w:themeColor="text1"/>
          <w:rPrChange w:id="421" w:author="user" w:date="2018-05-29T17:28:00Z">
            <w:rPr/>
          </w:rPrChange>
        </w:rPr>
        <w:t>.</w:t>
      </w:r>
      <w:r w:rsidR="006D6929">
        <w:t xml:space="preserve"> C</w:t>
      </w:r>
      <w:r>
        <w:t xml:space="preserve">lick on </w:t>
      </w:r>
      <w:r w:rsidR="006D6929" w:rsidRPr="00BF428D">
        <w:rPr>
          <w:b/>
        </w:rPr>
        <w:t>A</w:t>
      </w:r>
      <w:r w:rsidRPr="00BF428D">
        <w:rPr>
          <w:b/>
        </w:rPr>
        <w:t>dd</w:t>
      </w:r>
      <w:r w:rsidR="006D6929">
        <w:t xml:space="preserve"> button to add </w:t>
      </w:r>
      <w:del w:id="422" w:author="user" w:date="2018-05-29T17:28:00Z">
        <w:r w:rsidR="006D6929" w:rsidDel="00DD127D">
          <w:delText>t</w:delText>
        </w:r>
        <w:r w:rsidDel="00DD127D">
          <w:delText>enant admin</w:delText>
        </w:r>
      </w:del>
      <w:ins w:id="423" w:author="user" w:date="2018-05-29T17:28:00Z">
        <w:r w:rsidR="00DD127D">
          <w:t>user</w:t>
        </w:r>
      </w:ins>
      <w:r>
        <w:t>.</w:t>
      </w:r>
    </w:p>
    <w:p w14:paraId="6DEB5A3A" w14:textId="2661FB2F" w:rsidR="00D02D70" w:rsidDel="00DD127D" w:rsidRDefault="00D362F1">
      <w:pPr>
        <w:rPr>
          <w:del w:id="424" w:author="user" w:date="2018-05-29T17:32:00Z"/>
        </w:rPr>
      </w:pPr>
      <w:del w:id="425" w:author="user" w:date="2018-05-29T17:32:00Z">
        <w:r w:rsidDel="00DD127D">
          <w:rPr>
            <w:noProof/>
            <w:lang w:val="en-IN" w:eastAsia="en-IN" w:bidi="ar-SA"/>
          </w:rPr>
          <w:drawing>
            <wp:inline distT="0" distB="0" distL="0" distR="0" wp14:anchorId="347E8EA5" wp14:editId="06790767">
              <wp:extent cx="5492115" cy="2694305"/>
              <wp:effectExtent l="114300" t="95250" r="108585" b="125095"/>
              <wp:docPr id="65" name="Picture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" name="Picture 65"/>
                      <pic:cNvPicPr>
                        <a:picLocks noChangeAspect="1" noChangeArrowheads="1"/>
                      </pic:cNvPicPr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9" t="6853" r="46" b="114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406" cy="269430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6350" cap="sq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inline>
          </w:drawing>
        </w:r>
        <w:r w:rsidDel="00DD127D">
          <w:delText xml:space="preserve"> </w:delText>
        </w:r>
      </w:del>
    </w:p>
    <w:p w14:paraId="78F158EE" w14:textId="734FC514" w:rsidR="00D02D70" w:rsidRPr="000F1135" w:rsidDel="00DD127D" w:rsidRDefault="00D362F1" w:rsidP="00DD127D">
      <w:pPr>
        <w:pStyle w:val="Heading2"/>
        <w:numPr>
          <w:ilvl w:val="2"/>
          <w:numId w:val="1"/>
        </w:numPr>
        <w:ind w:left="0" w:firstLine="0"/>
        <w:rPr>
          <w:del w:id="426" w:author="user" w:date="2018-05-29T17:31:00Z"/>
          <w:rFonts w:asciiTheme="minorHAnsi" w:hAnsiTheme="minorHAnsi" w:cstheme="minorHAnsi"/>
          <w:b w:val="0"/>
        </w:rPr>
        <w:pPrChange w:id="427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28" w:author="user" w:date="2018-05-29T17:31:00Z">
        <w:r w:rsidRPr="000F1135" w:rsidDel="00DD127D">
          <w:rPr>
            <w:rFonts w:asciiTheme="minorHAnsi" w:hAnsiTheme="minorHAnsi" w:cstheme="minorHAnsi"/>
            <w:b w:val="0"/>
          </w:rPr>
          <w:delText>Devices</w:delText>
        </w:r>
      </w:del>
    </w:p>
    <w:p w14:paraId="5DED9806" w14:textId="1BA325D3" w:rsidR="00D02D70" w:rsidDel="00DD127D" w:rsidRDefault="00D362F1" w:rsidP="00DD127D">
      <w:pPr>
        <w:pStyle w:val="ListParagraph"/>
        <w:numPr>
          <w:ilvl w:val="0"/>
          <w:numId w:val="38"/>
        </w:numPr>
        <w:ind w:left="0" w:firstLine="0"/>
        <w:rPr>
          <w:del w:id="429" w:author="user" w:date="2018-05-29T17:31:00Z"/>
        </w:rPr>
        <w:pPrChange w:id="430" w:author="user" w:date="2018-05-29T17:32:00Z">
          <w:pPr>
            <w:pStyle w:val="ListParagraph"/>
            <w:numPr>
              <w:numId w:val="38"/>
            </w:numPr>
            <w:ind w:left="1134" w:hanging="360"/>
          </w:pPr>
        </w:pPrChange>
      </w:pPr>
      <w:del w:id="431" w:author="user" w:date="2018-05-29T17:31:00Z">
        <w:r w:rsidDel="00DD127D">
          <w:delText>Super admin can add, edit or delete devices. Devices are nothing but dongle</w:delText>
        </w:r>
        <w:r w:rsidR="00F704FF" w:rsidDel="00DD127D">
          <w:delText xml:space="preserve">s which are associated </w:delText>
        </w:r>
        <w:r w:rsidDel="00DD127D">
          <w:delText xml:space="preserve">with </w:delText>
        </w:r>
        <w:r w:rsidR="00F704FF" w:rsidDel="00DD127D">
          <w:delText xml:space="preserve">different </w:delText>
        </w:r>
        <w:r w:rsidDel="00DD127D">
          <w:delText>vehicle</w:delText>
        </w:r>
        <w:r w:rsidR="00F704FF" w:rsidDel="00DD127D">
          <w:delText>s</w:delText>
        </w:r>
        <w:r w:rsidDel="00DD127D">
          <w:delText>.</w:delText>
        </w:r>
      </w:del>
    </w:p>
    <w:p w14:paraId="7EEDF7DE" w14:textId="5291EEB0" w:rsidR="00D02D70" w:rsidRPr="000F1135" w:rsidDel="00DD127D" w:rsidRDefault="00D362F1" w:rsidP="00DD127D">
      <w:pPr>
        <w:pStyle w:val="Heading2"/>
        <w:numPr>
          <w:ilvl w:val="2"/>
          <w:numId w:val="1"/>
        </w:numPr>
        <w:ind w:left="0" w:firstLine="0"/>
        <w:rPr>
          <w:del w:id="432" w:author="user" w:date="2018-05-29T17:31:00Z"/>
          <w:rFonts w:asciiTheme="minorHAnsi" w:hAnsiTheme="minorHAnsi" w:cstheme="minorHAnsi"/>
          <w:b w:val="0"/>
        </w:rPr>
        <w:pPrChange w:id="433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34" w:author="user" w:date="2018-05-29T17:31:00Z">
        <w:r w:rsidRPr="000F1135" w:rsidDel="00DD127D">
          <w:rPr>
            <w:rFonts w:asciiTheme="minorHAnsi" w:hAnsiTheme="minorHAnsi" w:cstheme="minorHAnsi"/>
            <w:b w:val="0"/>
          </w:rPr>
          <w:delText>Reports</w:delText>
        </w:r>
      </w:del>
    </w:p>
    <w:p w14:paraId="0A4AE9C0" w14:textId="303074B5" w:rsidR="00D02D70" w:rsidDel="00DD127D" w:rsidRDefault="00D362F1" w:rsidP="00DD127D">
      <w:pPr>
        <w:pStyle w:val="ListParagraph"/>
        <w:numPr>
          <w:ilvl w:val="0"/>
          <w:numId w:val="37"/>
        </w:numPr>
        <w:ind w:left="0" w:firstLine="0"/>
        <w:rPr>
          <w:del w:id="435" w:author="user" w:date="2018-05-29T17:31:00Z"/>
        </w:rPr>
        <w:pPrChange w:id="436" w:author="user" w:date="2018-05-29T17:32:00Z">
          <w:pPr>
            <w:pStyle w:val="ListParagraph"/>
            <w:numPr>
              <w:numId w:val="37"/>
            </w:numPr>
            <w:ind w:left="1134" w:hanging="360"/>
          </w:pPr>
        </w:pPrChange>
      </w:pPr>
      <w:del w:id="437" w:author="user" w:date="2018-05-29T17:31:00Z">
        <w:r w:rsidDel="00DD127D">
          <w:delText>Super admin can view rep</w:delText>
        </w:r>
        <w:r w:rsidR="00B84D1A" w:rsidDel="00DD127D">
          <w:delText xml:space="preserve">orts generated in </w:delText>
        </w:r>
        <w:r w:rsidR="00B84D1A" w:rsidRPr="00BF428D" w:rsidDel="00DD127D">
          <w:rPr>
            <w:b/>
          </w:rPr>
          <w:delText>Power BI</w:delText>
        </w:r>
        <w:r w:rsidR="00B84D1A" w:rsidDel="00DD127D">
          <w:delText>. Super admin can select a specific vehicle to view individual reports</w:delText>
        </w:r>
        <w:r w:rsidDel="00DD127D">
          <w:delText>. Rep</w:delText>
        </w:r>
        <w:r w:rsidR="00AE387A" w:rsidDel="00DD127D">
          <w:delText>orts display the data of a</w:delText>
        </w:r>
        <w:r w:rsidR="002A0834" w:rsidDel="00DD127D">
          <w:delText xml:space="preserve"> maximum of one week. Super admin can select the date for viewing the reports</w:delText>
        </w:r>
        <w:r w:rsidDel="00DD127D">
          <w:delText>.</w:delText>
        </w:r>
      </w:del>
    </w:p>
    <w:p w14:paraId="76F62604" w14:textId="0F6800BB" w:rsidR="00D02D70" w:rsidRPr="000F1135" w:rsidDel="00DD127D" w:rsidRDefault="00D362F1" w:rsidP="00DD127D">
      <w:pPr>
        <w:pStyle w:val="Heading2"/>
        <w:numPr>
          <w:ilvl w:val="1"/>
          <w:numId w:val="1"/>
        </w:numPr>
        <w:ind w:left="0" w:firstLine="0"/>
        <w:rPr>
          <w:del w:id="438" w:author="user" w:date="2018-05-29T17:31:00Z"/>
          <w:rFonts w:asciiTheme="minorHAnsi" w:hAnsiTheme="minorHAnsi" w:cstheme="minorHAnsi"/>
          <w:b w:val="0"/>
        </w:rPr>
        <w:pPrChange w:id="439" w:author="user" w:date="2018-05-29T17:32:00Z">
          <w:pPr>
            <w:pStyle w:val="Heading2"/>
            <w:numPr>
              <w:ilvl w:val="1"/>
              <w:numId w:val="1"/>
            </w:numPr>
            <w:ind w:left="851" w:hanging="720"/>
          </w:pPr>
        </w:pPrChange>
      </w:pPr>
      <w:bookmarkStart w:id="440" w:name="_Toc515361292"/>
      <w:del w:id="441" w:author="user" w:date="2018-05-29T17:31:00Z">
        <w:r w:rsidRPr="000F1135" w:rsidDel="00DD127D">
          <w:rPr>
            <w:rFonts w:asciiTheme="minorHAnsi" w:hAnsiTheme="minorHAnsi" w:cstheme="minorHAnsi"/>
            <w:b w:val="0"/>
          </w:rPr>
          <w:delText>Tenant Admin</w:delText>
        </w:r>
        <w:bookmarkEnd w:id="440"/>
      </w:del>
    </w:p>
    <w:p w14:paraId="5C1D5B4A" w14:textId="54FE2D7A" w:rsidR="00F16C03" w:rsidRPr="000F1135" w:rsidDel="00DD127D" w:rsidRDefault="00F16C03" w:rsidP="00DD127D">
      <w:pPr>
        <w:pStyle w:val="Heading2"/>
        <w:numPr>
          <w:ilvl w:val="2"/>
          <w:numId w:val="1"/>
        </w:numPr>
        <w:ind w:left="0" w:firstLine="0"/>
        <w:rPr>
          <w:del w:id="442" w:author="user" w:date="2018-05-29T17:31:00Z"/>
          <w:rFonts w:asciiTheme="minorHAnsi" w:hAnsiTheme="minorHAnsi" w:cstheme="minorHAnsi"/>
          <w:b w:val="0"/>
        </w:rPr>
        <w:pPrChange w:id="443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44" w:author="user" w:date="2018-05-29T17:31:00Z">
        <w:r w:rsidRPr="000F1135" w:rsidDel="00DD127D">
          <w:rPr>
            <w:rFonts w:asciiTheme="minorHAnsi" w:hAnsiTheme="minorHAnsi" w:cstheme="minorHAnsi"/>
            <w:b w:val="0"/>
          </w:rPr>
          <w:delText>Set New Password</w:delText>
        </w:r>
      </w:del>
    </w:p>
    <w:p w14:paraId="5F8D6A90" w14:textId="3ECCA38E" w:rsidR="00BF428D" w:rsidDel="00DD127D" w:rsidRDefault="00B71DD8" w:rsidP="00DD127D">
      <w:pPr>
        <w:pStyle w:val="ListParagraph"/>
        <w:numPr>
          <w:ilvl w:val="0"/>
          <w:numId w:val="36"/>
        </w:numPr>
        <w:ind w:left="0" w:firstLine="0"/>
        <w:rPr>
          <w:del w:id="445" w:author="user" w:date="2018-05-29T17:31:00Z"/>
        </w:rPr>
        <w:pPrChange w:id="446" w:author="user" w:date="2018-05-29T17:32:00Z">
          <w:pPr>
            <w:pStyle w:val="ListParagraph"/>
            <w:numPr>
              <w:numId w:val="36"/>
            </w:numPr>
            <w:ind w:hanging="360"/>
          </w:pPr>
        </w:pPrChange>
      </w:pPr>
      <w:del w:id="447" w:author="user" w:date="2018-05-29T17:31:00Z">
        <w:r w:rsidDel="00DD127D">
          <w:delText>Once S</w:delText>
        </w:r>
        <w:r w:rsidR="00F16C03" w:rsidDel="00DD127D">
          <w:delText>uper</w:delText>
        </w:r>
        <w:r w:rsidDel="00DD127D">
          <w:delText xml:space="preserve"> A</w:delText>
        </w:r>
        <w:r w:rsidR="00F16C03" w:rsidDel="00DD127D">
          <w:delText xml:space="preserve">dmin adds </w:delText>
        </w:r>
        <w:r w:rsidR="00F05C77" w:rsidDel="00DD127D">
          <w:delText>a tenant admin, t</w:delText>
        </w:r>
        <w:r w:rsidR="00CB093D" w:rsidDel="00DD127D">
          <w:delText>he newly added tenant admin</w:delText>
        </w:r>
        <w:r w:rsidR="00F16C03" w:rsidDel="00DD127D">
          <w:delText xml:space="preserve"> will receive</w:delText>
        </w:r>
        <w:r w:rsidR="00F05C77" w:rsidDel="00DD127D">
          <w:delText xml:space="preserve"> an</w:delText>
        </w:r>
        <w:r w:rsidR="00F16C03" w:rsidDel="00DD127D">
          <w:delText xml:space="preserve"> email containing</w:delText>
        </w:r>
        <w:r w:rsidR="00F05C77" w:rsidDel="00DD127D">
          <w:delText xml:space="preserve"> a</w:delText>
        </w:r>
        <w:r w:rsidR="00F16C03" w:rsidDel="00DD127D">
          <w:delText xml:space="preserve"> link to set new password.</w:delText>
        </w:r>
      </w:del>
    </w:p>
    <w:p w14:paraId="2F668A7E" w14:textId="4BAB6443" w:rsidR="00BF428D" w:rsidDel="00DD127D" w:rsidRDefault="00BF428D" w:rsidP="00DD127D">
      <w:pPr>
        <w:pStyle w:val="ListParagraph"/>
        <w:ind w:left="0"/>
        <w:rPr>
          <w:del w:id="448" w:author="user" w:date="2018-05-29T17:31:00Z"/>
        </w:rPr>
        <w:pPrChange w:id="449" w:author="user" w:date="2018-05-29T17:32:00Z">
          <w:pPr>
            <w:pStyle w:val="ListParagraph"/>
          </w:pPr>
        </w:pPrChange>
      </w:pPr>
    </w:p>
    <w:p w14:paraId="6D441F30" w14:textId="0AD6D34C" w:rsidR="00F16C03" w:rsidDel="00DD127D" w:rsidRDefault="00F16C03" w:rsidP="00DD127D">
      <w:pPr>
        <w:pStyle w:val="ListParagraph"/>
        <w:numPr>
          <w:ilvl w:val="0"/>
          <w:numId w:val="36"/>
        </w:numPr>
        <w:ind w:left="0" w:firstLine="0"/>
        <w:rPr>
          <w:del w:id="450" w:author="user" w:date="2018-05-29T17:31:00Z"/>
        </w:rPr>
        <w:pPrChange w:id="451" w:author="user" w:date="2018-05-29T17:32:00Z">
          <w:pPr>
            <w:pStyle w:val="ListParagraph"/>
            <w:numPr>
              <w:numId w:val="36"/>
            </w:numPr>
            <w:ind w:hanging="360"/>
          </w:pPr>
        </w:pPrChange>
      </w:pPr>
      <w:del w:id="452" w:author="user" w:date="2018-05-29T17:31:00Z">
        <w:r w:rsidDel="00DD127D">
          <w:delText xml:space="preserve">When </w:delText>
        </w:r>
        <w:r w:rsidR="00B879AF" w:rsidDel="00DD127D">
          <w:delText>the</w:delText>
        </w:r>
        <w:r w:rsidR="00F05C77" w:rsidDel="00DD127D">
          <w:delText xml:space="preserve"> tenant admin opens that link, </w:delText>
        </w:r>
        <w:r w:rsidR="00B71DD8" w:rsidDel="00DD127D">
          <w:delText>it will prompt the user</w:delText>
        </w:r>
        <w:r w:rsidR="00F05C77" w:rsidDel="00DD127D">
          <w:delText xml:space="preserve"> to set a new password on a screen as shown below:</w:delText>
        </w:r>
      </w:del>
    </w:p>
    <w:p w14:paraId="696D778F" w14:textId="11A42D09" w:rsidR="00F16C03" w:rsidDel="00DD127D" w:rsidRDefault="00F16C03" w:rsidP="00CC7473">
      <w:pPr>
        <w:rPr>
          <w:del w:id="453" w:author="user" w:date="2018-05-29T17:31:00Z"/>
        </w:rPr>
      </w:pPr>
      <w:del w:id="454" w:author="user" w:date="2018-05-29T17:31:00Z">
        <w:r w:rsidDel="00DD127D">
          <w:rPr>
            <w:noProof/>
            <w:lang w:val="en-IN" w:eastAsia="en-IN" w:bidi="ar-SA"/>
          </w:rPr>
          <w:drawing>
            <wp:inline distT="0" distB="0" distL="0" distR="0" wp14:anchorId="2518A0D8" wp14:editId="6D6485DE">
              <wp:extent cx="5734050" cy="2743200"/>
              <wp:effectExtent l="19050" t="19050" r="19050" b="19050"/>
              <wp:docPr id="79" name="Picture 79" descr="C:\Users\user\Pictures\MSFleet\set-new-pw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user\Pictures\MSFleet\set-new-pwd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27432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72FE171D" w14:textId="39C77155" w:rsidR="00D02D70" w:rsidRPr="000F1135" w:rsidDel="00DD127D" w:rsidRDefault="00D362F1" w:rsidP="00DD127D">
      <w:pPr>
        <w:pStyle w:val="Heading2"/>
        <w:rPr>
          <w:del w:id="455" w:author="user" w:date="2018-05-29T17:30:00Z"/>
          <w:rFonts w:asciiTheme="minorHAnsi" w:hAnsiTheme="minorHAnsi" w:cstheme="minorHAnsi"/>
          <w:b w:val="0"/>
        </w:rPr>
        <w:pPrChange w:id="456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57" w:author="user" w:date="2018-05-29T17:30:00Z">
        <w:r w:rsidRPr="000F1135" w:rsidDel="00DD127D">
          <w:rPr>
            <w:rFonts w:asciiTheme="minorHAnsi" w:hAnsiTheme="minorHAnsi" w:cstheme="minorHAnsi"/>
            <w:b w:val="0"/>
          </w:rPr>
          <w:delText>Login</w:delText>
        </w:r>
      </w:del>
    </w:p>
    <w:p w14:paraId="18C9AE7F" w14:textId="3893B883" w:rsidR="00D02D70" w:rsidDel="00DD127D" w:rsidRDefault="00F05C77" w:rsidP="00DD127D">
      <w:pPr>
        <w:pStyle w:val="Heading2"/>
        <w:rPr>
          <w:del w:id="458" w:author="user" w:date="2018-05-29T17:30:00Z"/>
        </w:rPr>
        <w:pPrChange w:id="459" w:author="user" w:date="2018-05-29T17:32:00Z">
          <w:pPr>
            <w:pStyle w:val="ListParagraph"/>
            <w:numPr>
              <w:numId w:val="35"/>
            </w:numPr>
            <w:ind w:left="1080" w:hanging="360"/>
          </w:pPr>
        </w:pPrChange>
      </w:pPr>
      <w:del w:id="460" w:author="user" w:date="2018-05-29T17:30:00Z">
        <w:r w:rsidDel="00DD127D">
          <w:delText>To login, enter the newly created username and password. Then c</w:delText>
        </w:r>
        <w:r w:rsidR="00D362F1" w:rsidDel="00DD127D">
          <w:delText xml:space="preserve">lick on </w:delText>
        </w:r>
        <w:r w:rsidR="00D362F1" w:rsidRPr="00BF428D" w:rsidDel="00DD127D">
          <w:rPr>
            <w:b w:val="0"/>
            <w:i/>
          </w:rPr>
          <w:delText>Sign In</w:delText>
        </w:r>
        <w:r w:rsidR="00D362F1" w:rsidDel="00DD127D">
          <w:delText xml:space="preserve"> button.</w:delText>
        </w:r>
      </w:del>
    </w:p>
    <w:p w14:paraId="45407CB4" w14:textId="6332B187" w:rsidR="00BF428D" w:rsidDel="00DD127D" w:rsidRDefault="009E442A" w:rsidP="00DD127D">
      <w:pPr>
        <w:pStyle w:val="Heading2"/>
        <w:rPr>
          <w:del w:id="461" w:author="user" w:date="2018-05-29T17:31:00Z"/>
          <w:lang w:val="en-IN" w:eastAsia="en-IN" w:bidi="ar-SA"/>
        </w:rPr>
        <w:pPrChange w:id="462" w:author="user" w:date="2018-05-29T17:32:00Z">
          <w:pPr/>
        </w:pPrChange>
      </w:pPr>
      <w:del w:id="463" w:author="user" w:date="2018-05-29T17:31:00Z">
        <w:r w:rsidDel="00DD127D">
          <w:rPr>
            <w:noProof/>
            <w:lang w:val="en-IN" w:eastAsia="en-IN" w:bidi="ar-SA"/>
          </w:rPr>
          <w:drawing>
            <wp:anchor distT="0" distB="0" distL="114300" distR="114300" simplePos="0" relativeHeight="251731968" behindDoc="0" locked="0" layoutInCell="1" allowOverlap="1" wp14:anchorId="5F1222F5" wp14:editId="1644A6A1">
              <wp:simplePos x="0" y="0"/>
              <wp:positionH relativeFrom="column">
                <wp:posOffset>114300</wp:posOffset>
              </wp:positionH>
              <wp:positionV relativeFrom="paragraph">
                <wp:posOffset>95250</wp:posOffset>
              </wp:positionV>
              <wp:extent cx="5628640" cy="2449195"/>
              <wp:effectExtent l="114300" t="76200" r="105410" b="122555"/>
              <wp:wrapTopAndBottom/>
              <wp:docPr id="67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" name="Picture 67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93" t="7640" b="459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8640" cy="2449195"/>
                      </a:xfrm>
                      <a:prstGeom prst="rect">
                        <a:avLst/>
                      </a:prstGeom>
                      <a:solidFill>
                        <a:srgbClr val="FFFFFF">
                          <a:shade val="85000"/>
                        </a:srgbClr>
                      </a:solidFill>
                      <a:ln w="6350" cap="sq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ffectLst>
                        <a:outerShdw blurRad="55000" dist="18000" dir="5400000" algn="tl" rotWithShape="0">
                          <a:srgbClr val="000000">
                            <a:alpha val="40000"/>
                          </a:srgbClr>
                        </a:outerShdw>
                      </a:effectLst>
                      <a:scene3d>
                        <a:camera prst="orthographicFront"/>
                        <a:lightRig rig="twoPt" dir="t">
                          <a:rot lat="0" lon="0" rev="7200000"/>
                        </a:lightRig>
                      </a:scene3d>
                      <a:sp3d>
                        <a:bevelT w="25400" h="19050"/>
                        <a:contourClr>
                          <a:srgbClr val="FFFFFF"/>
                        </a:contourClr>
                      </a:sp3d>
                    </pic:spPr>
                  </pic:pic>
                </a:graphicData>
              </a:graphic>
            </wp:anchor>
          </w:drawing>
        </w:r>
      </w:del>
    </w:p>
    <w:p w14:paraId="6EB8E1FC" w14:textId="6C6E3F58" w:rsidR="00D02D70" w:rsidRPr="000F1135" w:rsidDel="00DD127D" w:rsidRDefault="00D362F1" w:rsidP="00DD127D">
      <w:pPr>
        <w:pStyle w:val="Heading2"/>
        <w:numPr>
          <w:ilvl w:val="2"/>
          <w:numId w:val="1"/>
        </w:numPr>
        <w:ind w:left="0" w:firstLine="0"/>
        <w:rPr>
          <w:del w:id="464" w:author="user" w:date="2018-05-29T17:31:00Z"/>
          <w:rFonts w:asciiTheme="minorHAnsi" w:hAnsiTheme="minorHAnsi" w:cstheme="minorHAnsi"/>
          <w:b w:val="0"/>
        </w:rPr>
        <w:pPrChange w:id="465" w:author="user" w:date="2018-05-29T17:32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del w:id="466" w:author="user" w:date="2018-05-29T17:31:00Z">
        <w:r w:rsidRPr="000F1135" w:rsidDel="00DD127D">
          <w:rPr>
            <w:rFonts w:asciiTheme="minorHAnsi" w:hAnsiTheme="minorHAnsi" w:cstheme="minorHAnsi"/>
            <w:b w:val="0"/>
          </w:rPr>
          <w:delText>Add User</w:delText>
        </w:r>
      </w:del>
    </w:p>
    <w:p w14:paraId="45C2835F" w14:textId="6F1A5776" w:rsidR="00D02D70" w:rsidDel="00DD127D" w:rsidRDefault="00DA098C" w:rsidP="00DD127D">
      <w:pPr>
        <w:pStyle w:val="ListParagraph"/>
        <w:numPr>
          <w:ilvl w:val="0"/>
          <w:numId w:val="34"/>
        </w:numPr>
        <w:ind w:left="0" w:firstLine="0"/>
        <w:jc w:val="both"/>
        <w:rPr>
          <w:del w:id="467" w:author="user" w:date="2018-05-29T17:31:00Z"/>
        </w:rPr>
        <w:pPrChange w:id="468" w:author="user" w:date="2018-05-29T17:32:00Z">
          <w:pPr>
            <w:pStyle w:val="ListParagraph"/>
            <w:numPr>
              <w:numId w:val="34"/>
            </w:numPr>
            <w:ind w:left="1134" w:hanging="360"/>
            <w:jc w:val="both"/>
          </w:pPr>
        </w:pPrChange>
      </w:pPr>
      <w:del w:id="469" w:author="user" w:date="2018-05-29T17:31:00Z">
        <w:r w:rsidDel="00DD127D">
          <w:delText>On logging in</w:delText>
        </w:r>
        <w:r w:rsidR="00D362F1" w:rsidDel="00DD127D">
          <w:delText xml:space="preserve"> tenant admin is directed to </w:delText>
        </w:r>
        <w:r w:rsidR="00F05C77" w:rsidDel="00DD127D">
          <w:delText>the D</w:delText>
        </w:r>
        <w:r w:rsidR="00D362F1" w:rsidDel="00DD127D">
          <w:delText>ashboard page. Tenant admin can add</w:delText>
        </w:r>
        <w:r w:rsidR="00BF428D" w:rsidDel="00DD127D">
          <w:delText xml:space="preserve"> </w:delText>
        </w:r>
        <w:commentRangeStart w:id="470"/>
        <w:r w:rsidR="00D362F1" w:rsidRPr="00BF428D" w:rsidDel="00DD127D">
          <w:rPr>
            <w:b/>
            <w:color w:val="FF0000"/>
          </w:rPr>
          <w:delText>delegate</w:delText>
        </w:r>
        <w:commentRangeEnd w:id="470"/>
        <w:r w:rsidR="00803415" w:rsidDel="00DD127D">
          <w:rPr>
            <w:rStyle w:val="CommentReference"/>
          </w:rPr>
          <w:commentReference w:id="470"/>
        </w:r>
        <w:r w:rsidR="00D362F1" w:rsidDel="00DD127D">
          <w:delText xml:space="preserve"> Users. </w:delText>
        </w:r>
        <w:r w:rsidR="00803415" w:rsidDel="00DD127D">
          <w:delText>Tenant admin can add</w:delText>
        </w:r>
        <w:r w:rsidR="00EA1953" w:rsidDel="00DD127D">
          <w:delText xml:space="preserve"> a</w:delText>
        </w:r>
        <w:r w:rsidR="00803415" w:rsidDel="00DD127D">
          <w:delText xml:space="preserve"> fleet admin. Click on </w:delText>
        </w:r>
        <w:r w:rsidR="00803415" w:rsidRPr="00BF428D" w:rsidDel="00DD127D">
          <w:rPr>
            <w:b/>
          </w:rPr>
          <w:delText>A</w:delText>
        </w:r>
        <w:r w:rsidR="00D362F1" w:rsidRPr="00BF428D" w:rsidDel="00DD127D">
          <w:rPr>
            <w:b/>
          </w:rPr>
          <w:delText>dd</w:delText>
        </w:r>
        <w:r w:rsidR="00D362F1" w:rsidDel="00DD127D">
          <w:delText xml:space="preserve"> </w:delText>
        </w:r>
        <w:r w:rsidR="00803415" w:rsidDel="00DD127D">
          <w:delText xml:space="preserve">button to </w:delText>
        </w:r>
        <w:r w:rsidR="00D362F1" w:rsidDel="00DD127D">
          <w:delText xml:space="preserve">add </w:delText>
        </w:r>
        <w:r w:rsidR="00EA1953" w:rsidDel="00DD127D">
          <w:delText xml:space="preserve">a </w:delText>
        </w:r>
        <w:r w:rsidR="00D362F1" w:rsidDel="00DD127D">
          <w:delText>fleet admin.</w:delText>
        </w:r>
      </w:del>
    </w:p>
    <w:p w14:paraId="5236B30B" w14:textId="1864A1AF" w:rsidR="00D02D70" w:rsidRDefault="00D362F1" w:rsidP="00DD127D">
      <w:pPr>
        <w:pPrChange w:id="471" w:author="user" w:date="2018-05-29T17:32:00Z">
          <w:pPr>
            <w:ind w:leftChars="100" w:left="220" w:firstLineChars="50" w:firstLine="110"/>
          </w:pPr>
        </w:pPrChange>
      </w:pPr>
      <w:r>
        <w:rPr>
          <w:noProof/>
          <w:lang w:val="en-IN" w:eastAsia="en-IN" w:bidi="ar-SA"/>
        </w:rPr>
        <w:drawing>
          <wp:inline distT="0" distB="0" distL="0" distR="0" wp14:anchorId="3EAE6917" wp14:editId="54472E79">
            <wp:extent cx="5695950" cy="2609850"/>
            <wp:effectExtent l="114300" t="95250" r="114300" b="133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6929" b="428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E77E8C" w14:textId="55038A7E" w:rsidR="00285244" w:rsidRDefault="00285244" w:rsidP="00285244">
      <w:pPr>
        <w:pStyle w:val="ListParagraph"/>
        <w:numPr>
          <w:ilvl w:val="0"/>
          <w:numId w:val="36"/>
        </w:numPr>
        <w:ind w:left="1440"/>
        <w:rPr>
          <w:ins w:id="472" w:author="user" w:date="2018-05-29T17:37:00Z"/>
        </w:rPr>
        <w:pPrChange w:id="473" w:author="user" w:date="2018-05-29T17:37:00Z">
          <w:pPr>
            <w:pStyle w:val="ListParagraph"/>
            <w:numPr>
              <w:numId w:val="36"/>
            </w:numPr>
            <w:ind w:hanging="360"/>
          </w:pPr>
        </w:pPrChange>
      </w:pPr>
      <w:ins w:id="474" w:author="user" w:date="2018-05-29T17:37:00Z">
        <w:r>
          <w:t xml:space="preserve">Once </w:t>
        </w:r>
      </w:ins>
      <w:ins w:id="475" w:author="user" w:date="2018-05-29T17:38:00Z">
        <w:r>
          <w:t xml:space="preserve">tenant </w:t>
        </w:r>
      </w:ins>
      <w:ins w:id="476" w:author="user" w:date="2018-05-29T17:37:00Z">
        <w:r>
          <w:t xml:space="preserve"> Admin adds a </w:t>
        </w:r>
      </w:ins>
      <w:ins w:id="477" w:author="user" w:date="2018-05-29T17:38:00Z">
        <w:r>
          <w:t>user</w:t>
        </w:r>
      </w:ins>
      <w:ins w:id="478" w:author="user" w:date="2018-05-29T17:37:00Z">
        <w:r>
          <w:t xml:space="preserve">, the newly added </w:t>
        </w:r>
      </w:ins>
      <w:ins w:id="479" w:author="user" w:date="2018-05-29T17:38:00Z">
        <w:r>
          <w:t>user</w:t>
        </w:r>
      </w:ins>
      <w:ins w:id="480" w:author="user" w:date="2018-05-29T17:37:00Z">
        <w:r>
          <w:t xml:space="preserve"> will receive an email containing a link to set new password.</w:t>
        </w:r>
      </w:ins>
    </w:p>
    <w:p w14:paraId="14EEB41A" w14:textId="77777777" w:rsidR="00285244" w:rsidRDefault="00285244" w:rsidP="00285244">
      <w:pPr>
        <w:pStyle w:val="ListParagraph"/>
        <w:ind w:left="1440"/>
        <w:rPr>
          <w:ins w:id="481" w:author="user" w:date="2018-05-29T17:37:00Z"/>
        </w:rPr>
        <w:pPrChange w:id="482" w:author="user" w:date="2018-05-29T17:37:00Z">
          <w:pPr>
            <w:pStyle w:val="ListParagraph"/>
          </w:pPr>
        </w:pPrChange>
      </w:pPr>
    </w:p>
    <w:p w14:paraId="0C864BAE" w14:textId="77777777" w:rsidR="008666AE" w:rsidRDefault="00285244" w:rsidP="008666AE">
      <w:pPr>
        <w:pStyle w:val="ListParagraph"/>
        <w:numPr>
          <w:ilvl w:val="0"/>
          <w:numId w:val="36"/>
        </w:numPr>
        <w:ind w:left="1440"/>
        <w:rPr>
          <w:ins w:id="483" w:author="user" w:date="2018-05-29T18:14:00Z"/>
        </w:rPr>
        <w:pPrChange w:id="484" w:author="user" w:date="2018-05-29T18:13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ins w:id="485" w:author="user" w:date="2018-05-29T17:37:00Z">
        <w:r>
          <w:t xml:space="preserve">When the </w:t>
        </w:r>
      </w:ins>
      <w:ins w:id="486" w:author="user" w:date="2018-05-29T17:38:00Z">
        <w:r>
          <w:t>user</w:t>
        </w:r>
      </w:ins>
      <w:ins w:id="487" w:author="user" w:date="2018-05-29T17:37:00Z">
        <w:r>
          <w:t xml:space="preserve"> opens that link, it will prompt to set a new password on a screen as shown below</w:t>
        </w:r>
      </w:ins>
    </w:p>
    <w:p w14:paraId="27B93666" w14:textId="77777777" w:rsidR="008666AE" w:rsidRPr="008666AE" w:rsidRDefault="008666AE" w:rsidP="008666AE">
      <w:pPr>
        <w:pStyle w:val="ListParagraph"/>
        <w:rPr>
          <w:ins w:id="488" w:author="user" w:date="2018-05-29T18:14:00Z"/>
          <w:rFonts w:eastAsiaTheme="majorEastAsia" w:cstheme="minorHAnsi"/>
          <w:bCs/>
          <w:color w:val="4F81BD" w:themeColor="accent1"/>
          <w:sz w:val="26"/>
          <w:szCs w:val="26"/>
          <w:rPrChange w:id="489" w:author="user" w:date="2018-05-29T18:14:00Z">
            <w:rPr>
              <w:ins w:id="490" w:author="user" w:date="2018-05-29T18:14:00Z"/>
            </w:rPr>
          </w:rPrChange>
        </w:rPr>
        <w:pPrChange w:id="491" w:author="user" w:date="2018-05-29T18:14:00Z">
          <w:pPr>
            <w:pStyle w:val="ListParagraph"/>
            <w:numPr>
              <w:numId w:val="36"/>
            </w:numPr>
            <w:ind w:left="1440" w:hanging="360"/>
          </w:pPr>
        </w:pPrChange>
      </w:pPr>
    </w:p>
    <w:p w14:paraId="15CB8A3B" w14:textId="1711FA3A" w:rsidR="00D02D70" w:rsidRPr="008666AE" w:rsidRDefault="00285244" w:rsidP="008666AE">
      <w:pPr>
        <w:rPr>
          <w:ins w:id="492" w:author="user" w:date="2018-05-29T18:13:00Z"/>
          <w:rPrChange w:id="493" w:author="user" w:date="2018-05-29T18:13:00Z">
            <w:rPr>
              <w:ins w:id="494" w:author="user" w:date="2018-05-29T18:13:00Z"/>
            </w:rPr>
          </w:rPrChange>
        </w:rPr>
        <w:pPrChange w:id="495" w:author="user" w:date="2018-05-29T18:15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ins w:id="496" w:author="user" w:date="2018-05-29T17:37:00Z">
        <w:r>
          <w:rPr>
            <w:noProof/>
            <w:lang w:val="en-IN" w:eastAsia="en-IN" w:bidi="ar-SA"/>
          </w:rPr>
          <w:drawing>
            <wp:inline distT="0" distB="0" distL="0" distR="0" wp14:anchorId="1450C7E8" wp14:editId="4F622524">
              <wp:extent cx="5731510" cy="2741985"/>
              <wp:effectExtent l="19050" t="19050" r="21590" b="20320"/>
              <wp:docPr id="60" name="Picture 60" descr="C:\Users\user\Pictures\MSFleet\set-new-pw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user\Pictures\MSFleet\set-new-pwd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274198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ins w:id="497" w:author="user" w:date="2018-05-29T18:06:00Z">
        <w:r w:rsidR="00D22A1F" w:rsidRPr="008666AE">
          <w:rPr>
            <w:rFonts w:cstheme="minorHAnsi"/>
            <w:rPrChange w:id="498" w:author="user" w:date="2018-05-29T18:15:00Z">
              <w:rPr/>
            </w:rPrChange>
          </w:rPr>
          <w:br/>
        </w:r>
      </w:ins>
      <w:del w:id="499" w:author="user" w:date="2018-05-29T18:13:00Z">
        <w:r w:rsidRPr="008666AE" w:rsidDel="008666AE">
          <w:rPr>
            <w:rFonts w:eastAsiaTheme="majorEastAsia" w:cstheme="minorHAnsi"/>
            <w:bCs/>
            <w:color w:val="4F81BD" w:themeColor="accent1"/>
            <w:sz w:val="26"/>
            <w:szCs w:val="26"/>
            <w:rPrChange w:id="500" w:author="user" w:date="2018-05-29T18:15:00Z">
              <w:rPr>
                <w:b w:val="0"/>
              </w:rPr>
            </w:rPrChange>
          </w:rPr>
          <w:delText xml:space="preserve">6.2.3   </w:delText>
        </w:r>
        <w:r w:rsidR="00D362F1" w:rsidRPr="008666AE" w:rsidDel="008666AE">
          <w:rPr>
            <w:rFonts w:eastAsiaTheme="majorEastAsia" w:cstheme="minorHAnsi"/>
            <w:bCs/>
            <w:color w:val="4F81BD" w:themeColor="accent1"/>
            <w:sz w:val="26"/>
            <w:szCs w:val="26"/>
            <w:rPrChange w:id="501" w:author="user" w:date="2018-05-29T18:15:00Z">
              <w:rPr>
                <w:b w:val="0"/>
              </w:rPr>
            </w:rPrChange>
          </w:rPr>
          <w:delText>Fleet</w:delText>
        </w:r>
      </w:del>
    </w:p>
    <w:p w14:paraId="6AB1BCCD" w14:textId="23357CD0" w:rsidR="008666AE" w:rsidRPr="008666AE" w:rsidRDefault="008666AE" w:rsidP="008666AE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  <w:rPrChange w:id="502" w:author="user" w:date="2018-05-29T18:13:00Z">
            <w:rPr>
              <w:b w:val="0"/>
            </w:rPr>
          </w:rPrChange>
        </w:rPr>
        <w:pPrChange w:id="503" w:author="user" w:date="2018-05-29T18:14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bookmarkStart w:id="504" w:name="_Toc515383351"/>
      <w:ins w:id="505" w:author="user" w:date="2018-05-29T18:13:00Z">
        <w:r>
          <w:rPr>
            <w:rFonts w:asciiTheme="minorHAnsi" w:hAnsiTheme="minorHAnsi" w:cstheme="minorHAnsi"/>
            <w:b w:val="0"/>
          </w:rPr>
          <w:t>Fleet</w:t>
        </w:r>
      </w:ins>
      <w:bookmarkEnd w:id="504"/>
    </w:p>
    <w:p w14:paraId="3C82BDC5" w14:textId="77777777" w:rsidR="00D02D70" w:rsidRDefault="00D362F1" w:rsidP="00BF428D">
      <w:pPr>
        <w:spacing w:after="160" w:line="259" w:lineRule="auto"/>
        <w:ind w:left="360" w:firstLine="720"/>
        <w:jc w:val="both"/>
      </w:pPr>
      <w:r>
        <w:t>Tenant admin can add, edit or delete fleets.</w:t>
      </w:r>
    </w:p>
    <w:p w14:paraId="7EB6FB37" w14:textId="77777777" w:rsidR="00D02D70" w:rsidRPr="000F1135" w:rsidRDefault="00D362F1" w:rsidP="008666AE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  <w:pPrChange w:id="506" w:author="user" w:date="2018-05-29T18:14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bookmarkStart w:id="507" w:name="_Toc515383352"/>
      <w:r w:rsidRPr="000F1135">
        <w:rPr>
          <w:rFonts w:asciiTheme="minorHAnsi" w:hAnsiTheme="minorHAnsi" w:cstheme="minorHAnsi"/>
          <w:b w:val="0"/>
        </w:rPr>
        <w:lastRenderedPageBreak/>
        <w:t>Vehicles</w:t>
      </w:r>
      <w:bookmarkEnd w:id="507"/>
    </w:p>
    <w:p w14:paraId="4CD06637" w14:textId="77777777" w:rsidR="00D02D70" w:rsidRDefault="00D362F1" w:rsidP="00BF428D">
      <w:pPr>
        <w:spacing w:after="160" w:line="259" w:lineRule="auto"/>
        <w:ind w:left="1080"/>
        <w:jc w:val="both"/>
      </w:pPr>
      <w:r>
        <w:t>Tenant admin can add, edit or delete vehicles. This section also contains trip information of vehicles.</w:t>
      </w:r>
    </w:p>
    <w:p w14:paraId="71EE21EC" w14:textId="77777777" w:rsidR="00D02D70" w:rsidRPr="000F1135" w:rsidRDefault="00D362F1" w:rsidP="008666AE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  <w:pPrChange w:id="508" w:author="user" w:date="2018-05-29T18:14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bookmarkStart w:id="509" w:name="_Toc515383353"/>
      <w:r w:rsidRPr="000F1135">
        <w:rPr>
          <w:rFonts w:asciiTheme="minorHAnsi" w:hAnsiTheme="minorHAnsi" w:cstheme="minorHAnsi"/>
          <w:b w:val="0"/>
        </w:rPr>
        <w:t>Devices</w:t>
      </w:r>
      <w:bookmarkEnd w:id="509"/>
    </w:p>
    <w:p w14:paraId="579841AF" w14:textId="77777777" w:rsidR="00D02D70" w:rsidRDefault="00D362F1" w:rsidP="00BF428D">
      <w:pPr>
        <w:spacing w:after="160" w:line="259" w:lineRule="auto"/>
        <w:ind w:left="1080"/>
        <w:jc w:val="both"/>
      </w:pPr>
      <w:r>
        <w:t>Super admin can add, edit or delete devices. Devices are nothing but dongle which is associated with vehicle.</w:t>
      </w:r>
    </w:p>
    <w:p w14:paraId="071CC699" w14:textId="77777777" w:rsidR="00D02D70" w:rsidRPr="000F1135" w:rsidRDefault="00D362F1" w:rsidP="008666AE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  <w:pPrChange w:id="510" w:author="user" w:date="2018-05-29T18:14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bookmarkStart w:id="511" w:name="_Toc515383354"/>
      <w:r w:rsidRPr="000F1135">
        <w:rPr>
          <w:rFonts w:asciiTheme="minorHAnsi" w:hAnsiTheme="minorHAnsi" w:cstheme="minorHAnsi"/>
          <w:b w:val="0"/>
        </w:rPr>
        <w:t>Reports</w:t>
      </w:r>
      <w:bookmarkEnd w:id="511"/>
    </w:p>
    <w:p w14:paraId="75FB7DE5" w14:textId="3E1BEFF4" w:rsidR="00D02D70" w:rsidRDefault="00D362F1" w:rsidP="00BF428D">
      <w:pPr>
        <w:spacing w:after="160" w:line="259" w:lineRule="auto"/>
        <w:ind w:left="1080"/>
        <w:jc w:val="both"/>
      </w:pPr>
      <w:r>
        <w:t>Tenant admin can view rep</w:t>
      </w:r>
      <w:r w:rsidR="00DE15EF">
        <w:t xml:space="preserve">orts. Reports are generated in </w:t>
      </w:r>
      <w:r w:rsidR="00DE15EF" w:rsidRPr="001D3B76">
        <w:rPr>
          <w:b/>
        </w:rPr>
        <w:t>P</w:t>
      </w:r>
      <w:r w:rsidRPr="001D3B76">
        <w:rPr>
          <w:b/>
        </w:rPr>
        <w:t>ower</w:t>
      </w:r>
      <w:r w:rsidR="00DE15EF" w:rsidRPr="001D3B76">
        <w:rPr>
          <w:b/>
        </w:rPr>
        <w:t xml:space="preserve"> BI</w:t>
      </w:r>
      <w:r>
        <w:t xml:space="preserve">. Reports are based on vehicle that is selected. Reports include maximum of </w:t>
      </w:r>
      <w:r w:rsidR="00BF428D">
        <w:t>one-week</w:t>
      </w:r>
      <w:r>
        <w:t xml:space="preserve"> data where date can be selected. </w:t>
      </w:r>
    </w:p>
    <w:p w14:paraId="4C19C1BC" w14:textId="77777777" w:rsidR="00D02D70" w:rsidRPr="000F1135" w:rsidRDefault="00D362F1" w:rsidP="008666AE">
      <w:pPr>
        <w:pStyle w:val="Heading2"/>
        <w:numPr>
          <w:ilvl w:val="2"/>
          <w:numId w:val="1"/>
        </w:numPr>
        <w:rPr>
          <w:rFonts w:asciiTheme="minorHAnsi" w:hAnsiTheme="minorHAnsi" w:cstheme="minorHAnsi"/>
          <w:b w:val="0"/>
        </w:rPr>
        <w:pPrChange w:id="512" w:author="user" w:date="2018-05-29T18:14:00Z">
          <w:pPr>
            <w:pStyle w:val="Heading2"/>
            <w:numPr>
              <w:ilvl w:val="2"/>
              <w:numId w:val="1"/>
            </w:numPr>
            <w:ind w:left="1080" w:hanging="720"/>
          </w:pPr>
        </w:pPrChange>
      </w:pPr>
      <w:bookmarkStart w:id="513" w:name="_Toc515383355"/>
      <w:r w:rsidRPr="000F1135">
        <w:rPr>
          <w:rFonts w:asciiTheme="minorHAnsi" w:hAnsiTheme="minorHAnsi" w:cstheme="minorHAnsi"/>
          <w:b w:val="0"/>
        </w:rPr>
        <w:t>Rules</w:t>
      </w:r>
      <w:bookmarkEnd w:id="513"/>
    </w:p>
    <w:p w14:paraId="132A39C4" w14:textId="2F5C4585" w:rsidR="00D02D70" w:rsidRDefault="00D362F1" w:rsidP="00BF428D">
      <w:pPr>
        <w:ind w:left="1080"/>
      </w:pPr>
      <w:r>
        <w:t>Tenant admin can create speeding or Geo</w:t>
      </w:r>
      <w:r w:rsidR="001D3B76">
        <w:t>-fencing</w:t>
      </w:r>
      <w:r>
        <w:t xml:space="preserve"> rules and assign it to drivers within a fleet.</w:t>
      </w:r>
    </w:p>
    <w:p w14:paraId="22110C76" w14:textId="24457EBD" w:rsidR="0051189C" w:rsidRPr="00DA098C" w:rsidRDefault="00DA098C" w:rsidP="00DA098C">
      <w:pPr>
        <w:spacing w:after="160" w:line="259" w:lineRule="auto"/>
      </w:pPr>
      <w:r>
        <w:br w:type="page"/>
      </w:r>
    </w:p>
    <w:p w14:paraId="620E7D68" w14:textId="77777777" w:rsidR="00D02D70" w:rsidRPr="000F1135" w:rsidRDefault="00D362F1" w:rsidP="008666AE">
      <w:pPr>
        <w:pStyle w:val="Heading1"/>
        <w:numPr>
          <w:ilvl w:val="0"/>
          <w:numId w:val="1"/>
        </w:numPr>
        <w:spacing w:before="0"/>
        <w:ind w:left="284"/>
        <w:rPr>
          <w:rFonts w:asciiTheme="minorHAnsi" w:hAnsiTheme="minorHAnsi"/>
          <w:b w:val="0"/>
        </w:rPr>
        <w:pPrChange w:id="514" w:author="user" w:date="2018-05-29T18:14:00Z">
          <w:pPr>
            <w:pStyle w:val="Heading1"/>
            <w:numPr>
              <w:numId w:val="1"/>
            </w:numPr>
            <w:spacing w:before="0"/>
            <w:ind w:left="284" w:hanging="360"/>
          </w:pPr>
        </w:pPrChange>
      </w:pPr>
      <w:bookmarkStart w:id="515" w:name="_Toc515361293"/>
      <w:bookmarkStart w:id="516" w:name="_Toc515383356"/>
      <w:r w:rsidRPr="000F1135">
        <w:rPr>
          <w:rFonts w:asciiTheme="minorHAnsi" w:hAnsiTheme="minorHAnsi"/>
          <w:b w:val="0"/>
        </w:rPr>
        <w:lastRenderedPageBreak/>
        <w:t>Android Application</w:t>
      </w:r>
      <w:bookmarkEnd w:id="515"/>
      <w:bookmarkEnd w:id="516"/>
    </w:p>
    <w:p w14:paraId="60EDEB93" w14:textId="77777777" w:rsidR="00D362F1" w:rsidRPr="00D362F1" w:rsidRDefault="00D362F1" w:rsidP="00D362F1"/>
    <w:p w14:paraId="22735CB7" w14:textId="77777777" w:rsidR="00D362F1" w:rsidRPr="000F1135" w:rsidRDefault="00D362F1" w:rsidP="008666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  <w:pPrChange w:id="517" w:author="user" w:date="2018-05-29T18:14:00Z">
          <w:pPr>
            <w:pStyle w:val="Heading2"/>
            <w:numPr>
              <w:ilvl w:val="1"/>
              <w:numId w:val="1"/>
            </w:numPr>
            <w:ind w:left="1080" w:hanging="720"/>
          </w:pPr>
        </w:pPrChange>
      </w:pPr>
      <w:bookmarkStart w:id="518" w:name="_Toc515383357"/>
      <w:r w:rsidRPr="000F1135">
        <w:rPr>
          <w:rFonts w:asciiTheme="minorHAnsi" w:hAnsiTheme="minorHAnsi" w:cstheme="minorHAnsi"/>
          <w:b w:val="0"/>
        </w:rPr>
        <w:t>Prerequisites</w:t>
      </w:r>
      <w:bookmarkEnd w:id="518"/>
    </w:p>
    <w:p w14:paraId="54F8B0A4" w14:textId="77777777" w:rsidR="000F1135" w:rsidRDefault="000F1135" w:rsidP="000F1135">
      <w:p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</w:p>
    <w:p w14:paraId="4D86F201" w14:textId="454C9215" w:rsidR="00D362F1" w:rsidRPr="000F1135" w:rsidRDefault="0056682F" w:rsidP="000F1135">
      <w:pPr>
        <w:pStyle w:val="ListParagraph"/>
        <w:numPr>
          <w:ilvl w:val="3"/>
          <w:numId w:val="32"/>
        </w:numPr>
        <w:shd w:val="clear" w:color="auto" w:fill="FFFFFF"/>
        <w:spacing w:after="0" w:line="240" w:lineRule="auto"/>
        <w:ind w:left="709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Install Android Studio 3.2 and download Android SDK</w:t>
      </w:r>
      <w:r w:rsidR="00D362F1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 from </w:t>
      </w:r>
      <w:hyperlink r:id="rId46" w:history="1">
        <w:r w:rsidR="000F1135" w:rsidRPr="00E86325">
          <w:rPr>
            <w:rStyle w:val="Hyperlink"/>
            <w:rFonts w:ascii="Calibri" w:eastAsia="Times New Roman" w:hAnsi="Calibri" w:cs="Times New Roman"/>
            <w:sz w:val="24"/>
            <w:szCs w:val="24"/>
            <w:lang w:val="en-IN" w:eastAsia="en-IN" w:bidi="ar-SA"/>
          </w:rPr>
          <w:t>https://developer.android.com/studio/</w:t>
        </w:r>
      </w:hyperlink>
    </w:p>
    <w:p w14:paraId="27BF3BEA" w14:textId="77777777" w:rsidR="000F1135" w:rsidRDefault="000F1135" w:rsidP="000F1135">
      <w:p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</w:p>
    <w:p w14:paraId="4CFEF9DD" w14:textId="403DE720" w:rsidR="00D362F1" w:rsidRPr="000F1135" w:rsidRDefault="00D362F1" w:rsidP="000F113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Clone </w:t>
      </w:r>
      <w:r w:rsidR="0056682F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A</w:t>
      </w: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ndroid code from </w:t>
      </w:r>
      <w:r w:rsidR="0056682F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the</w:t>
      </w: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 command </w:t>
      </w:r>
      <w:r w:rsidR="0056682F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given below </w:t>
      </w: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on git bash</w:t>
      </w:r>
    </w:p>
    <w:p w14:paraId="6CC46388" w14:textId="1BD6DB53" w:rsidR="00D362F1" w:rsidRPr="000F1135" w:rsidRDefault="007E5E32" w:rsidP="000F1135">
      <w:pPr>
        <w:pStyle w:val="ListParagraph"/>
        <w:numPr>
          <w:ilvl w:val="1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>
        <w:fldChar w:fldCharType="begin"/>
      </w:r>
      <w:ins w:id="519" w:author="user" w:date="2018-05-29T19:07:00Z">
        <w:r w:rsidR="00F960B1">
          <w:instrText>HYPERLINK "C:\\Users\\user\\Desktop\\share MSFleet 29_05_18\\git clone https:\\github.com\\MobiliyaTechnologies\\MobiliyaFleetAndroid.git"</w:instrText>
        </w:r>
      </w:ins>
      <w:del w:id="520" w:author="user" w:date="2018-05-29T19:07:00Z">
        <w:r w:rsidDel="00F960B1">
          <w:delInstrText xml:space="preserve"> HYPERLINK "git%20clone%20https://github.com/MobiliyaTechnologies/MobiliyaFleetAndroid.git" </w:delInstrText>
        </w:r>
      </w:del>
      <w:ins w:id="521" w:author="user" w:date="2018-05-29T19:07:00Z"/>
      <w:r>
        <w:fldChar w:fldCharType="separate"/>
      </w:r>
      <w:r w:rsidR="000F1135" w:rsidRPr="00E86325">
        <w:rPr>
          <w:rStyle w:val="Hyperlink"/>
          <w:rFonts w:ascii="Calibri" w:eastAsia="Times New Roman" w:hAnsi="Calibri" w:cs="Times New Roman"/>
          <w:sz w:val="24"/>
          <w:szCs w:val="24"/>
          <w:lang w:val="en-IN" w:eastAsia="en-IN" w:bidi="ar-SA"/>
        </w:rPr>
        <w:t>git clone https://github.com/MobiliyaTechnologies/MobiliyaFleetAndroid.git</w:t>
      </w:r>
      <w:r>
        <w:rPr>
          <w:rStyle w:val="Hyperlink"/>
          <w:rFonts w:ascii="Calibri" w:eastAsia="Times New Roman" w:hAnsi="Calibri" w:cs="Times New Roman"/>
          <w:sz w:val="24"/>
          <w:szCs w:val="24"/>
          <w:lang w:val="en-IN" w:eastAsia="en-IN" w:bidi="ar-SA"/>
        </w:rPr>
        <w:fldChar w:fldCharType="end"/>
      </w:r>
    </w:p>
    <w:p w14:paraId="7F0322A6" w14:textId="77777777" w:rsidR="000F1135" w:rsidRDefault="000F1135" w:rsidP="000F1135">
      <w:p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</w:p>
    <w:p w14:paraId="452B46DA" w14:textId="266A753E" w:rsidR="00D362F1" w:rsidRPr="000F1135" w:rsidRDefault="00FB1813" w:rsidP="000F113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Import this code in Android S</w:t>
      </w:r>
      <w:r w:rsidR="00D362F1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tudio</w:t>
      </w: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 by following the </w:t>
      </w:r>
      <w:r w:rsidR="00D362F1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steps</w:t>
      </w: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 given below:</w:t>
      </w:r>
    </w:p>
    <w:p w14:paraId="2849E925" w14:textId="77777777" w:rsidR="00D362F1" w:rsidRPr="000F1135" w:rsidRDefault="00D362F1" w:rsidP="000F1135">
      <w:pPr>
        <w:pStyle w:val="ListParagraph"/>
        <w:numPr>
          <w:ilvl w:val="1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b/>
          <w:color w:val="000000"/>
          <w:sz w:val="24"/>
          <w:szCs w:val="24"/>
          <w:lang w:val="en-IN" w:eastAsia="en-IN" w:bidi="ar-SA"/>
        </w:rPr>
      </w:pPr>
      <w:r w:rsidRPr="000F1135">
        <w:rPr>
          <w:rFonts w:ascii="Calibri" w:eastAsia="Times New Roman" w:hAnsi="Calibri" w:cs="Times New Roman"/>
          <w:b/>
          <w:color w:val="000000"/>
          <w:sz w:val="24"/>
          <w:szCs w:val="24"/>
          <w:lang w:val="en-IN" w:eastAsia="en-IN" w:bidi="ar-SA"/>
        </w:rPr>
        <w:t>File-&gt; New-&gt; Import project-&gt;path of the downloaded code</w:t>
      </w:r>
    </w:p>
    <w:p w14:paraId="7FF4507C" w14:textId="77777777" w:rsidR="000F1135" w:rsidRDefault="000F1135" w:rsidP="000F1135">
      <w:p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</w:p>
    <w:p w14:paraId="36820303" w14:textId="0E1761B2" w:rsidR="00D362F1" w:rsidRPr="000F1135" w:rsidRDefault="00FB1813" w:rsidP="000F113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Build and run this code by following the steps given below:</w:t>
      </w:r>
    </w:p>
    <w:p w14:paraId="0E86EC99" w14:textId="6E6B95B3" w:rsidR="001B18C7" w:rsidRPr="001B18C7" w:rsidRDefault="00D362F1" w:rsidP="001B18C7">
      <w:pPr>
        <w:pStyle w:val="ListParagraph"/>
        <w:numPr>
          <w:ilvl w:val="1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b/>
          <w:color w:val="000000"/>
          <w:sz w:val="24"/>
          <w:szCs w:val="24"/>
          <w:lang w:val="en-IN" w:eastAsia="en-IN" w:bidi="ar-SA"/>
          <w:rPrChange w:id="522" w:author="user" w:date="2018-05-29T18:35:00Z">
            <w:rPr>
              <w:lang w:val="en-IN" w:eastAsia="en-IN" w:bidi="ar-SA"/>
            </w:rPr>
          </w:rPrChange>
        </w:rPr>
        <w:pPrChange w:id="523" w:author="user" w:date="2018-05-29T18:35:00Z">
          <w:pPr>
            <w:pStyle w:val="ListParagraph"/>
            <w:numPr>
              <w:ilvl w:val="1"/>
              <w:numId w:val="32"/>
            </w:numPr>
            <w:shd w:val="clear" w:color="auto" w:fill="FFFFFF"/>
            <w:spacing w:after="0" w:line="240" w:lineRule="auto"/>
            <w:ind w:left="1440" w:hanging="360"/>
            <w:jc w:val="both"/>
          </w:pPr>
        </w:pPrChange>
      </w:pPr>
      <w:r w:rsidRPr="000F1135">
        <w:rPr>
          <w:rFonts w:ascii="Calibri" w:eastAsia="Times New Roman" w:hAnsi="Calibri" w:cs="Times New Roman"/>
          <w:b/>
          <w:color w:val="000000"/>
          <w:sz w:val="24"/>
          <w:szCs w:val="24"/>
          <w:lang w:val="en-IN" w:eastAsia="en-IN" w:bidi="ar-SA"/>
        </w:rPr>
        <w:t>Build</w:t>
      </w:r>
      <w:r w:rsidR="00FB1813" w:rsidRPr="000F1135">
        <w:rPr>
          <w:rFonts w:ascii="Calibri" w:eastAsia="Times New Roman" w:hAnsi="Calibri" w:cs="Times New Roman"/>
          <w:b/>
          <w:color w:val="000000"/>
          <w:sz w:val="24"/>
          <w:szCs w:val="24"/>
          <w:lang w:val="en-IN" w:eastAsia="en-IN" w:bidi="ar-SA"/>
        </w:rPr>
        <w:t>-&gt;Clean-&gt;Rebuild project, Run-&gt;S</w:t>
      </w:r>
      <w:r w:rsidRPr="000F1135">
        <w:rPr>
          <w:rFonts w:ascii="Calibri" w:eastAsia="Times New Roman" w:hAnsi="Calibri" w:cs="Times New Roman"/>
          <w:b/>
          <w:color w:val="000000"/>
          <w:sz w:val="24"/>
          <w:szCs w:val="24"/>
          <w:lang w:val="en-IN" w:eastAsia="en-IN" w:bidi="ar-SA"/>
        </w:rPr>
        <w:t>elect android device</w:t>
      </w:r>
    </w:p>
    <w:p w14:paraId="2E250625" w14:textId="77777777" w:rsidR="000F1135" w:rsidRDefault="000F1135" w:rsidP="000F1135">
      <w:pPr>
        <w:pStyle w:val="ListParagraph"/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</w:p>
    <w:p w14:paraId="6E8FA802" w14:textId="283FAEE3" w:rsidR="00D362F1" w:rsidRPr="000F1135" w:rsidRDefault="00D362F1" w:rsidP="000F113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jc w:val="both"/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</w:pP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Device support</w:t>
      </w:r>
      <w:r w:rsidR="00FB1813"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 xml:space="preserve"> </w:t>
      </w:r>
      <w:r w:rsidRPr="000F1135">
        <w:rPr>
          <w:rFonts w:ascii="Calibri" w:eastAsia="Times New Roman" w:hAnsi="Calibri" w:cs="Times New Roman"/>
          <w:color w:val="000000"/>
          <w:sz w:val="24"/>
          <w:szCs w:val="24"/>
          <w:lang w:val="en-IN" w:eastAsia="en-IN" w:bidi="ar-SA"/>
        </w:rPr>
        <w:t>- Android 6.0 Marshmallow and above</w:t>
      </w:r>
    </w:p>
    <w:p w14:paraId="182D4B57" w14:textId="77777777" w:rsidR="00D362F1" w:rsidRPr="00D362F1" w:rsidRDefault="00D362F1" w:rsidP="00D362F1"/>
    <w:p w14:paraId="1CB010C4" w14:textId="77777777" w:rsidR="00D02D70" w:rsidRPr="000F1135" w:rsidRDefault="00D362F1" w:rsidP="008666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  <w:pPrChange w:id="524" w:author="user" w:date="2018-05-29T18:14:00Z">
          <w:pPr>
            <w:pStyle w:val="Heading2"/>
            <w:numPr>
              <w:ilvl w:val="1"/>
              <w:numId w:val="1"/>
            </w:numPr>
            <w:ind w:left="1080" w:hanging="720"/>
          </w:pPr>
        </w:pPrChange>
      </w:pPr>
      <w:bookmarkStart w:id="525" w:name="_Toc515383358"/>
      <w:r w:rsidRPr="000F1135">
        <w:rPr>
          <w:rFonts w:asciiTheme="minorHAnsi" w:hAnsiTheme="minorHAnsi" w:cstheme="minorHAnsi"/>
          <w:b w:val="0"/>
        </w:rPr>
        <w:t>Configuration changes</w:t>
      </w:r>
      <w:bookmarkEnd w:id="525"/>
    </w:p>
    <w:p w14:paraId="781DA3E5" w14:textId="77777777" w:rsidR="000F1135" w:rsidRDefault="000F1135"/>
    <w:p w14:paraId="297FDF9C" w14:textId="709E17C1" w:rsidR="00D02D70" w:rsidRDefault="004619EA">
      <w:pPr>
        <w:rPr>
          <w:ins w:id="526" w:author="user" w:date="2018-05-29T18:51:00Z"/>
        </w:rPr>
      </w:pPr>
      <w:r>
        <w:t>Once</w:t>
      </w:r>
      <w:r w:rsidR="00136657">
        <w:t xml:space="preserve"> the</w:t>
      </w:r>
      <w:r w:rsidR="00D362F1">
        <w:t xml:space="preserve"> </w:t>
      </w:r>
      <w:r w:rsidR="00136657">
        <w:t xml:space="preserve">deployment of the </w:t>
      </w:r>
      <w:r w:rsidR="00D362F1">
        <w:t>IOT</w:t>
      </w:r>
      <w:r>
        <w:t xml:space="preserve"> </w:t>
      </w:r>
      <w:r w:rsidR="00136657">
        <w:t xml:space="preserve">Hub </w:t>
      </w:r>
      <w:r w:rsidR="008710C1">
        <w:t>is done</w:t>
      </w:r>
      <w:r w:rsidR="00D362F1">
        <w:t xml:space="preserve"> user has to change </w:t>
      </w:r>
      <w:r w:rsidR="008710C1">
        <w:t xml:space="preserve">the </w:t>
      </w:r>
      <w:r w:rsidR="00D362F1">
        <w:t>connection string in the android code file Constants.java</w:t>
      </w:r>
      <w:ins w:id="527" w:author="user" w:date="2018-05-29T18:44:00Z">
        <w:r w:rsidR="003456CD">
          <w:t>(</w:t>
        </w:r>
      </w:ins>
      <w:ins w:id="528" w:author="user" w:date="2018-05-29T18:45:00Z">
        <w:r w:rsidR="003456CD">
          <w:t xml:space="preserve"> </w:t>
        </w:r>
      </w:ins>
      <w:ins w:id="529" w:author="user" w:date="2018-05-29T18:44:00Z">
        <w:r w:rsidR="003456CD">
          <w:rPr>
            <w:rFonts w:ascii="Calibri" w:hAnsi="Calibri"/>
            <w:color w:val="000000"/>
            <w:shd w:val="clear" w:color="auto" w:fill="FFFFFF"/>
          </w:rPr>
          <w:t>path \android-accelerator\src\main\java\com\mobiliya\fleet\utils\Constants.java</w:t>
        </w:r>
        <w:r w:rsidR="003456CD">
          <w:t>)</w:t>
        </w:r>
      </w:ins>
      <w:r w:rsidR="00D362F1">
        <w:t>, line number 14 “IOT_CONNSTRING”.</w:t>
      </w:r>
      <w:ins w:id="530" w:author="user" w:date="2018-05-29T18:45:00Z">
        <w:r w:rsidR="003456CD">
          <w:t xml:space="preserve"> </w:t>
        </w:r>
      </w:ins>
    </w:p>
    <w:p w14:paraId="7C024284" w14:textId="7DBEC872" w:rsidR="003456CD" w:rsidRDefault="003456CD">
      <w:pPr>
        <w:rPr>
          <w:ins w:id="531" w:author="user" w:date="2018-05-29T18:47:00Z"/>
        </w:rPr>
      </w:pPr>
      <w:ins w:id="532" w:author="user" w:date="2018-05-29T18:51:00Z">
        <w:r>
          <w:t xml:space="preserve">To Get IoTHub connetion string follow below steps </w:t>
        </w:r>
      </w:ins>
    </w:p>
    <w:p w14:paraId="491CC9DC" w14:textId="09F3E4FA" w:rsidR="003456CD" w:rsidRDefault="003456CD">
      <w:ins w:id="533" w:author="user" w:date="2018-05-29T18:47:00Z">
        <w:r>
          <w:t>On Azure portal, Go to Re</w:t>
        </w:r>
      </w:ins>
      <w:ins w:id="534" w:author="user" w:date="2018-05-29T18:48:00Z">
        <w:r>
          <w:t xml:space="preserve">source Groups -&gt; &lt;Resource group name&gt; -&gt; </w:t>
        </w:r>
      </w:ins>
      <w:ins w:id="535" w:author="user" w:date="2018-05-29T18:49:00Z">
        <w:r>
          <w:t xml:space="preserve">&lt;iothub name&gt; -&gt; </w:t>
        </w:r>
      </w:ins>
      <w:ins w:id="536" w:author="user" w:date="2018-05-29T18:50:00Z">
        <w:r>
          <w:t>IoT devices -&gt; &lt;device name&gt;</w:t>
        </w:r>
      </w:ins>
    </w:p>
    <w:p w14:paraId="29B22430" w14:textId="77777777" w:rsidR="00435598" w:rsidRDefault="00435598">
      <w:pPr>
        <w:rPr>
          <w:ins w:id="537" w:author="user" w:date="2018-05-29T18:52:00Z"/>
        </w:rPr>
      </w:pPr>
      <w:r>
        <w:rPr>
          <w:noProof/>
          <w:lang w:val="en-IN" w:eastAsia="en-IN" w:bidi="ar-SA"/>
        </w:rPr>
        <w:drawing>
          <wp:inline distT="0" distB="0" distL="0" distR="0" wp14:anchorId="29AF8004" wp14:editId="60038038">
            <wp:extent cx="5724525" cy="2505075"/>
            <wp:effectExtent l="19050" t="19050" r="28575" b="28575"/>
            <wp:docPr id="83" name="Picture 83" descr="C:\Users\user\Pictures\MSFleet\io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MSFleet\iothu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CBF6B" w14:textId="77777777" w:rsidR="003456CD" w:rsidRDefault="003456CD"/>
    <w:p w14:paraId="322307FA" w14:textId="77777777" w:rsidR="00D02D70" w:rsidRDefault="00D362F1">
      <w:r>
        <w:lastRenderedPageBreak/>
        <w:t xml:space="preserve">When URL for REST call changes, user has to change below strings from Constants.java file </w:t>
      </w:r>
    </w:p>
    <w:p w14:paraId="04F5C0B0" w14:textId="77777777" w:rsidR="00D02D70" w:rsidRDefault="00D362F1" w:rsidP="000F1135">
      <w:pPr>
        <w:pStyle w:val="ListParagraph"/>
        <w:numPr>
          <w:ilvl w:val="0"/>
          <w:numId w:val="33"/>
        </w:numPr>
      </w:pPr>
      <w:r>
        <w:t>“IDENTITY_DEV_URL” Line no 24,</w:t>
      </w:r>
    </w:p>
    <w:p w14:paraId="62EDE29F" w14:textId="09C866EF" w:rsidR="00D02D70" w:rsidRDefault="00D362F1" w:rsidP="000F1135">
      <w:pPr>
        <w:pStyle w:val="ListParagraph"/>
        <w:numPr>
          <w:ilvl w:val="0"/>
          <w:numId w:val="33"/>
        </w:numPr>
      </w:pPr>
      <w:r>
        <w:t>”FLEET_DEV_URL”, Line no 25,</w:t>
      </w:r>
    </w:p>
    <w:p w14:paraId="5B1BE0ED" w14:textId="77777777" w:rsidR="00D02D70" w:rsidRDefault="00D362F1" w:rsidP="000F1135">
      <w:pPr>
        <w:pStyle w:val="ListParagraph"/>
        <w:numPr>
          <w:ilvl w:val="0"/>
          <w:numId w:val="33"/>
        </w:numPr>
      </w:pPr>
      <w:r>
        <w:t>“TRIP_DEV_URL” Line no 30</w:t>
      </w:r>
    </w:p>
    <w:p w14:paraId="22D377A8" w14:textId="77777777" w:rsidR="00AE2DC2" w:rsidRDefault="00AE2DC2"/>
    <w:p w14:paraId="59F45A25" w14:textId="1B75246E" w:rsidR="00AE2DC2" w:rsidRDefault="00AE2DC2">
      <w:r>
        <w:rPr>
          <w:noProof/>
          <w:lang w:val="en-IN" w:eastAsia="en-IN" w:bidi="ar-SA"/>
        </w:rPr>
        <w:drawing>
          <wp:anchor distT="0" distB="0" distL="114300" distR="114300" simplePos="0" relativeHeight="251672576" behindDoc="0" locked="0" layoutInCell="1" allowOverlap="1" wp14:anchorId="35C94A6D" wp14:editId="292BFB53">
            <wp:simplePos x="0" y="0"/>
            <wp:positionH relativeFrom="column">
              <wp:posOffset>3238500</wp:posOffset>
            </wp:positionH>
            <wp:positionV relativeFrom="paragraph">
              <wp:posOffset>201930</wp:posOffset>
            </wp:positionV>
            <wp:extent cx="2682875" cy="4517390"/>
            <wp:effectExtent l="114300" t="76200" r="117475" b="130810"/>
            <wp:wrapSquare wrapText="bothSides"/>
            <wp:docPr id="80" name="Picture 80" descr="Screenshot_20180502-17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Screenshot_20180502-17390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91A0F" w14:textId="493A6B3C" w:rsidR="00AE2DC2" w:rsidRDefault="00AE2DC2"/>
    <w:p w14:paraId="5790C4E7" w14:textId="60D30BB6" w:rsidR="00D02D70" w:rsidRDefault="00D02D70"/>
    <w:p w14:paraId="67DEC5D4" w14:textId="7DC52571" w:rsidR="00D02D70" w:rsidRPr="000F1135" w:rsidRDefault="00D362F1" w:rsidP="008666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  <w:pPrChange w:id="538" w:author="user" w:date="2018-05-29T18:14:00Z">
          <w:pPr>
            <w:pStyle w:val="Heading2"/>
            <w:numPr>
              <w:ilvl w:val="1"/>
              <w:numId w:val="1"/>
            </w:numPr>
            <w:ind w:left="1080" w:hanging="720"/>
          </w:pPr>
        </w:pPrChange>
      </w:pPr>
      <w:bookmarkStart w:id="539" w:name="_Toc515383359"/>
      <w:r w:rsidRPr="000F1135">
        <w:rPr>
          <w:rFonts w:asciiTheme="minorHAnsi" w:hAnsiTheme="minorHAnsi" w:cstheme="minorHAnsi"/>
          <w:b w:val="0"/>
        </w:rPr>
        <w:t>Driver Sign In</w:t>
      </w:r>
      <w:bookmarkEnd w:id="539"/>
    </w:p>
    <w:p w14:paraId="68585624" w14:textId="193A80F2" w:rsidR="00D02D70" w:rsidRDefault="00D362F1" w:rsidP="000F1135">
      <w:pPr>
        <w:ind w:left="1134"/>
        <w:jc w:val="both"/>
      </w:pPr>
      <w:r>
        <w:t>User can Sign In from here. User can change a password using Forgot Password option.</w:t>
      </w:r>
    </w:p>
    <w:p w14:paraId="1FED9426" w14:textId="54C32D7F" w:rsidR="00D02D70" w:rsidRDefault="00D02D70"/>
    <w:p w14:paraId="78592CF3" w14:textId="5564BC65" w:rsidR="00D02D70" w:rsidRDefault="00D02D70"/>
    <w:p w14:paraId="0B46BE47" w14:textId="33FE55B4" w:rsidR="000F1135" w:rsidRDefault="000F1135"/>
    <w:p w14:paraId="3F2A9ECD" w14:textId="611AF217" w:rsidR="000F1135" w:rsidRDefault="000F1135"/>
    <w:p w14:paraId="61C65177" w14:textId="3EE40061" w:rsidR="000F1135" w:rsidRDefault="00AE2DC2">
      <w:r w:rsidRPr="000F1135">
        <w:rPr>
          <w:rFonts w:eastAsiaTheme="majorEastAsia" w:cstheme="minorHAnsi"/>
          <w:b/>
          <w:noProof/>
          <w:sz w:val="26"/>
          <w:szCs w:val="26"/>
          <w:lang w:val="en-IN" w:eastAsia="en-IN" w:bidi="ar-SA"/>
        </w:rPr>
        <w:lastRenderedPageBreak/>
        <w:drawing>
          <wp:anchor distT="0" distB="0" distL="114300" distR="114300" simplePos="0" relativeHeight="251673600" behindDoc="0" locked="0" layoutInCell="1" allowOverlap="1" wp14:anchorId="541461BE" wp14:editId="070CDFB2">
            <wp:simplePos x="0" y="0"/>
            <wp:positionH relativeFrom="column">
              <wp:posOffset>-139700</wp:posOffset>
            </wp:positionH>
            <wp:positionV relativeFrom="paragraph">
              <wp:posOffset>537210</wp:posOffset>
            </wp:positionV>
            <wp:extent cx="2762250" cy="4452620"/>
            <wp:effectExtent l="114300" t="76200" r="114300" b="119380"/>
            <wp:wrapSquare wrapText="bothSides"/>
            <wp:docPr id="81" name="Picture 81" descr="Screenshot_20180504-11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creenshot_20180504-11595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52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49456" w14:textId="721F8952" w:rsidR="000F1135" w:rsidRDefault="000F1135"/>
    <w:p w14:paraId="2EE6E5D5" w14:textId="65D04EFA" w:rsidR="000F1135" w:rsidRDefault="000F1135"/>
    <w:p w14:paraId="45B22B5A" w14:textId="58A92A08" w:rsidR="000F1135" w:rsidRDefault="000F1135"/>
    <w:p w14:paraId="32E8A827" w14:textId="218C6DAC" w:rsidR="000F1135" w:rsidRDefault="000F1135"/>
    <w:p w14:paraId="101E5A7F" w14:textId="7F0EF656" w:rsidR="00D02D70" w:rsidRPr="000F1135" w:rsidRDefault="00D362F1" w:rsidP="008666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  <w:pPrChange w:id="540" w:author="user" w:date="2018-05-29T18:14:00Z">
          <w:pPr>
            <w:pStyle w:val="Heading2"/>
            <w:numPr>
              <w:ilvl w:val="1"/>
              <w:numId w:val="1"/>
            </w:numPr>
            <w:ind w:left="1080" w:hanging="720"/>
          </w:pPr>
        </w:pPrChange>
      </w:pPr>
      <w:bookmarkStart w:id="541" w:name="_Toc515383360"/>
      <w:r w:rsidRPr="000F1135">
        <w:rPr>
          <w:rFonts w:asciiTheme="minorHAnsi" w:hAnsiTheme="minorHAnsi" w:cstheme="minorHAnsi"/>
          <w:b w:val="0"/>
        </w:rPr>
        <w:t>Forgot Password</w:t>
      </w:r>
      <w:bookmarkEnd w:id="541"/>
      <w:r w:rsidRPr="000F1135">
        <w:rPr>
          <w:rFonts w:asciiTheme="minorHAnsi" w:hAnsiTheme="minorHAnsi" w:cstheme="minorHAnsi"/>
          <w:b w:val="0"/>
        </w:rPr>
        <w:t xml:space="preserve"> </w:t>
      </w:r>
    </w:p>
    <w:p w14:paraId="7782631F" w14:textId="635B056E" w:rsidR="00D02D70" w:rsidRDefault="00D362F1" w:rsidP="000F1135">
      <w:pPr>
        <w:ind w:left="5103"/>
        <w:jc w:val="both"/>
      </w:pPr>
      <w:r>
        <w:t>The Forgot Password optio</w:t>
      </w:r>
      <w:r w:rsidR="008710C1">
        <w:t>n can be accessed from the Sign-In Screen. User can reset</w:t>
      </w:r>
      <w:r>
        <w:t xml:space="preserve"> password from here in case user cannot recall the existing password.</w:t>
      </w:r>
    </w:p>
    <w:p w14:paraId="602183D0" w14:textId="77777777" w:rsidR="00D02D70" w:rsidRDefault="00D02D70"/>
    <w:p w14:paraId="00CA9D9B" w14:textId="77777777" w:rsidR="00D02D70" w:rsidRDefault="00D02D70">
      <w:pPr>
        <w:pStyle w:val="Heading4"/>
      </w:pPr>
    </w:p>
    <w:p w14:paraId="660E7943" w14:textId="77777777" w:rsidR="00D02D70" w:rsidRPr="000F1135" w:rsidRDefault="00D362F1" w:rsidP="008666AE">
      <w:pPr>
        <w:pStyle w:val="Heading2"/>
        <w:numPr>
          <w:ilvl w:val="1"/>
          <w:numId w:val="1"/>
        </w:numPr>
        <w:rPr>
          <w:rFonts w:asciiTheme="minorHAnsi" w:hAnsiTheme="minorHAnsi" w:cstheme="minorHAnsi"/>
          <w:b w:val="0"/>
        </w:rPr>
        <w:pPrChange w:id="542" w:author="user" w:date="2018-05-29T18:14:00Z">
          <w:pPr>
            <w:pStyle w:val="Heading2"/>
            <w:numPr>
              <w:ilvl w:val="1"/>
              <w:numId w:val="1"/>
            </w:numPr>
            <w:ind w:left="1080" w:hanging="720"/>
          </w:pPr>
        </w:pPrChange>
      </w:pPr>
      <w:bookmarkStart w:id="543" w:name="_Toc515383361"/>
      <w:r w:rsidRPr="000F1135">
        <w:rPr>
          <w:rFonts w:asciiTheme="minorHAnsi" w:hAnsiTheme="minorHAnsi" w:cstheme="minorHAnsi"/>
          <w:b w:val="0"/>
          <w:noProof/>
          <w:lang w:val="en-IN" w:eastAsia="en-IN" w:bidi="ar-SA"/>
        </w:rPr>
        <w:drawing>
          <wp:anchor distT="0" distB="0" distL="114300" distR="114300" simplePos="0" relativeHeight="251674624" behindDoc="0" locked="0" layoutInCell="1" allowOverlap="1" wp14:anchorId="096A296D" wp14:editId="5E43FEA7">
            <wp:simplePos x="0" y="0"/>
            <wp:positionH relativeFrom="column">
              <wp:posOffset>3444240</wp:posOffset>
            </wp:positionH>
            <wp:positionV relativeFrom="paragraph">
              <wp:posOffset>142875</wp:posOffset>
            </wp:positionV>
            <wp:extent cx="2377440" cy="3749040"/>
            <wp:effectExtent l="38100" t="38100" r="10160" b="26670"/>
            <wp:wrapSquare wrapText="bothSides"/>
            <wp:docPr id="82" name="Picture 82" descr="Screenshot_20180502-17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creenshot_20180502-1740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749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ffectLst>
                      <a:outerShdw dist="17961" dir="13500000" algn="ctr" rotWithShape="0">
                        <a:srgbClr val="FFFFFF">
                          <a:gamma/>
                          <a:shade val="60000"/>
                          <a:invGamma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1135">
        <w:rPr>
          <w:rFonts w:asciiTheme="minorHAnsi" w:hAnsiTheme="minorHAnsi" w:cstheme="minorHAnsi"/>
          <w:b w:val="0"/>
        </w:rPr>
        <w:t>Dashboard</w:t>
      </w:r>
      <w:bookmarkEnd w:id="543"/>
    </w:p>
    <w:p w14:paraId="544EDAFA" w14:textId="1322F1AB" w:rsidR="00D02D70" w:rsidRDefault="008710C1" w:rsidP="000F1135">
      <w:pPr>
        <w:ind w:left="1134"/>
        <w:jc w:val="both"/>
      </w:pPr>
      <w:r>
        <w:t xml:space="preserve">After successfully </w:t>
      </w:r>
      <w:r w:rsidR="00D362F1">
        <w:t>log</w:t>
      </w:r>
      <w:r>
        <w:t>g</w:t>
      </w:r>
      <w:r w:rsidR="00D362F1">
        <w:t>in</w:t>
      </w:r>
      <w:r>
        <w:t>g in and connecting</w:t>
      </w:r>
      <w:r w:rsidR="00D362F1">
        <w:t xml:space="preserve"> with </w:t>
      </w:r>
      <w:r>
        <w:t xml:space="preserve">the </w:t>
      </w:r>
      <w:r w:rsidR="00D362F1">
        <w:t>dongle</w:t>
      </w:r>
      <w:bookmarkStart w:id="544" w:name="_GoBack"/>
      <w:bookmarkEnd w:id="544"/>
      <w:r w:rsidR="00D362F1">
        <w:t xml:space="preserve">, driver is redirected to </w:t>
      </w:r>
      <w:r>
        <w:t xml:space="preserve">the </w:t>
      </w:r>
      <w:r w:rsidR="00D362F1">
        <w:t>dashboard where he can manage</w:t>
      </w:r>
      <w:r w:rsidR="00B96BDE">
        <w:t xml:space="preserve"> trips and view his own ratings and overall</w:t>
      </w:r>
      <w:r w:rsidR="00D362F1">
        <w:t xml:space="preserve"> vehicle health</w:t>
      </w:r>
      <w:r w:rsidR="00B96BDE">
        <w:t xml:space="preserve"> &amp; condition</w:t>
      </w:r>
      <w:r w:rsidR="00D362F1">
        <w:t>.</w:t>
      </w:r>
    </w:p>
    <w:p w14:paraId="70338847" w14:textId="77777777" w:rsidR="00D02D70" w:rsidRDefault="00D02D70"/>
    <w:p w14:paraId="03FFF55F" w14:textId="77777777" w:rsidR="00D02D70" w:rsidRDefault="00D02D70"/>
    <w:p w14:paraId="0D74EE71" w14:textId="77777777" w:rsidR="00D02D70" w:rsidRDefault="00D02D70"/>
    <w:p w14:paraId="59EC2FFA" w14:textId="77777777" w:rsidR="00D02D70" w:rsidRDefault="00D02D70"/>
    <w:p w14:paraId="54F97C3C" w14:textId="77777777" w:rsidR="00D02D70" w:rsidRDefault="00D02D70"/>
    <w:p w14:paraId="021FF1A7" w14:textId="77777777" w:rsidR="00D02D70" w:rsidRDefault="00D02D70"/>
    <w:p w14:paraId="1E863DB5" w14:textId="77777777" w:rsidR="00D02D70" w:rsidDel="00A3046D" w:rsidRDefault="00D02D70">
      <w:pPr>
        <w:rPr>
          <w:del w:id="545" w:author="user" w:date="2018-05-29T19:04:00Z"/>
        </w:rPr>
      </w:pPr>
    </w:p>
    <w:p w14:paraId="1EF9F86A" w14:textId="77777777" w:rsidR="00D02D70" w:rsidDel="00A3046D" w:rsidRDefault="00D02D70">
      <w:pPr>
        <w:rPr>
          <w:del w:id="546" w:author="user" w:date="2018-05-29T19:04:00Z"/>
        </w:rPr>
      </w:pPr>
    </w:p>
    <w:p w14:paraId="76BBB2B3" w14:textId="77777777" w:rsidR="00D02D70" w:rsidDel="00A3046D" w:rsidRDefault="00D02D70">
      <w:pPr>
        <w:rPr>
          <w:del w:id="547" w:author="user" w:date="2018-05-29T19:04:00Z"/>
        </w:rPr>
      </w:pPr>
    </w:p>
    <w:p w14:paraId="7CFB42EB" w14:textId="77777777" w:rsidR="00D02D70" w:rsidRDefault="00D02D70"/>
    <w:sectPr w:rsidR="00D02D70" w:rsidSect="006D1487">
      <w:type w:val="continuous"/>
      <w:pgSz w:w="11906" w:h="16838"/>
      <w:pgMar w:top="1440" w:right="1440" w:bottom="1276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70" w:author="Radhika Bakre" w:date="2018-05-29T07:43:00Z" w:initials="RB">
    <w:p w14:paraId="3522F638" w14:textId="292ABE9B" w:rsidR="008666AE" w:rsidRDefault="008666AE">
      <w:pPr>
        <w:pStyle w:val="CommentText"/>
      </w:pPr>
      <w:r>
        <w:rPr>
          <w:rStyle w:val="CommentReference"/>
        </w:rPr>
        <w:annotationRef/>
      </w:r>
      <w:r>
        <w:t xml:space="preserve">What does delegate mean??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522F63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83B12D" w16cid:durableId="1EB7EF74"/>
  <w16cid:commentId w16cid:paraId="0CB6A033" w16cid:durableId="1EB7EF75"/>
  <w16cid:commentId w16cid:paraId="3522F638" w16cid:durableId="1EB7EF7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BFC432" w14:textId="77777777" w:rsidR="000D786E" w:rsidRDefault="000D786E">
      <w:pPr>
        <w:spacing w:after="0" w:line="240" w:lineRule="auto"/>
      </w:pPr>
      <w:r>
        <w:separator/>
      </w:r>
    </w:p>
  </w:endnote>
  <w:endnote w:type="continuationSeparator" w:id="0">
    <w:p w14:paraId="18023152" w14:textId="77777777" w:rsidR="000D786E" w:rsidRDefault="000D7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E23E01" w14:textId="77777777" w:rsidR="008666AE" w:rsidRDefault="008666AE">
    <w:pPr>
      <w:pStyle w:val="Footer"/>
      <w:rPr>
        <w:rFonts w:asciiTheme="majorHAnsi" w:hAnsiTheme="majorHAnsi"/>
        <w:color w:val="404040" w:themeColor="text1" w:themeTint="BF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9473C8F" wp14:editId="0CEAED94">
              <wp:simplePos x="0" y="0"/>
              <wp:positionH relativeFrom="column">
                <wp:posOffset>2598420</wp:posOffset>
              </wp:positionH>
              <wp:positionV relativeFrom="paragraph">
                <wp:posOffset>26670</wp:posOffset>
              </wp:positionV>
              <wp:extent cx="1676400" cy="262255"/>
              <wp:effectExtent l="0" t="0" r="0" b="0"/>
              <wp:wrapNone/>
              <wp:docPr id="18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64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4AC205B" w14:textId="77777777" w:rsidR="008666AE" w:rsidRDefault="008666AE">
                          <w:pPr>
                            <w:jc w:val="center"/>
                            <w:textAlignment w:val="baseline"/>
                            <w:rPr>
                              <w:lang w:val="en-IN"/>
                            </w:rPr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  <w:lang w:val="en-IN"/>
                            </w:rPr>
                            <w:t>Private &amp; Confidential</w:t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473C8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80" type="#_x0000_t202" style="position:absolute;margin-left:204.6pt;margin-top:2.1pt;width:132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" filled="f" stroked="f">
              <v:textbox style="mso-fit-shape-to-text:t" inset="2.53978mm,1.2699mm,2.53978mm,1.2699mm">
                <w:txbxContent>
                  <w:p w14:paraId="54AC205B" w14:textId="77777777" w:rsidR="008666AE" w:rsidRDefault="008666AE">
                    <w:pPr>
                      <w:jc w:val="center"/>
                      <w:textAlignment w:val="baseline"/>
                      <w:rPr>
                        <w:lang w:val="en-IN"/>
                      </w:rPr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  <w:lang w:val="en-IN"/>
                      </w:rPr>
                      <w:t>Private &amp; 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A90003" wp14:editId="0D72443E">
              <wp:simplePos x="0" y="0"/>
              <wp:positionH relativeFrom="column">
                <wp:posOffset>-596900</wp:posOffset>
              </wp:positionH>
              <wp:positionV relativeFrom="paragraph">
                <wp:posOffset>-52705</wp:posOffset>
              </wp:positionV>
              <wp:extent cx="68580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58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_x0000_s1026" o:spid="_x0000_s1026" o:spt="20" style="position:absolute;left:0pt;margin-left:-47pt;margin-top:-4.15pt;height:0pt;width:540pt;z-index:251661312;mso-width-relative:page;mso-height-relative:page;" filled="f" stroked="t" coordsize="21600,21600" o:gfxdata="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jtYK&#10;EdcAAAAJAQAADwAAAAAAAAABACAAAAAiAAAAZHJzL2Rvd25yZXYueG1sUEsBAhQAFAAAAAgAh07i&#10;QCtVNBGxAQAAXgMAAA4AAAAAAAAAAQAgAAAAJgEAAGRycy9lMm9Eb2MueG1sUEsFBgAAAAAGAAYA&#10;WQEAAEkFAAAAAA==&#10;">
              <v:fill on="f" focussize="0,0"/>
              <v:stroke weight="2pt" color="#000000 [3213]" joinstyle="round"/>
              <v:imagedata o:title=""/>
              <o:lock v:ext="edit" aspectratio="f"/>
            </v:lin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3B0A722" wp14:editId="5B08AE6C">
              <wp:simplePos x="0" y="0"/>
              <wp:positionH relativeFrom="rightMargin">
                <wp:posOffset>0</wp:posOffset>
              </wp:positionH>
              <wp:positionV relativeFrom="paragraph">
                <wp:posOffset>-3810</wp:posOffset>
              </wp:positionV>
              <wp:extent cx="830580" cy="262255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058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3C17548" w14:textId="77777777" w:rsidR="008666AE" w:rsidRDefault="008666AE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Page |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separate"/>
                          </w:r>
                          <w:r w:rsidR="00F960B1">
                            <w:rPr>
                              <w:rStyle w:val="PageNumber"/>
                              <w:noProof/>
                              <w:color w:val="404040" w:themeColor="text1" w:themeTint="BF"/>
                            </w:rPr>
                            <w:t>5</w:t>
                          </w:r>
                          <w:r>
                            <w:rPr>
                              <w:rStyle w:val="PageNumber"/>
                              <w:color w:val="404040" w:themeColor="text1" w:themeTint="BF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B0A722" id="TextBox 7" o:spid="_x0000_s1081" type="#_x0000_t202" style="position:absolute;margin-left:0;margin-top:-.3pt;width:65.4pt;height:20.65pt;z-index:2516602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" filled="f" stroked="f">
              <v:textbox style="mso-fit-shape-to-text:t" inset="2.53978mm,1.2699mm,2.53978mm,1.2699mm">
                <w:txbxContent>
                  <w:p w14:paraId="53C17548" w14:textId="77777777" w:rsidR="008666AE" w:rsidRDefault="008666AE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Page |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begin"/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separate"/>
                    </w:r>
                    <w:r w:rsidR="00F960B1">
                      <w:rPr>
                        <w:rStyle w:val="PageNumber"/>
                        <w:noProof/>
                        <w:color w:val="404040" w:themeColor="text1" w:themeTint="BF"/>
                      </w:rPr>
                      <w:t>5</w:t>
                    </w:r>
                    <w:r>
                      <w:rPr>
                        <w:rStyle w:val="PageNumber"/>
                        <w:color w:val="404040" w:themeColor="text1" w:themeTint="BF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1854CD" wp14:editId="7B7A2811">
              <wp:simplePos x="0" y="0"/>
              <wp:positionH relativeFrom="column">
                <wp:posOffset>-800100</wp:posOffset>
              </wp:positionH>
              <wp:positionV relativeFrom="paragraph">
                <wp:posOffset>12700</wp:posOffset>
              </wp:positionV>
              <wp:extent cx="3098165" cy="262255"/>
              <wp:effectExtent l="0" t="0" r="0" b="0"/>
              <wp:wrapNone/>
              <wp:docPr id="3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8165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DEDE2D" w14:textId="77777777" w:rsidR="008666AE" w:rsidRDefault="008666AE">
                          <w:pPr>
                            <w:textAlignment w:val="baseline"/>
                          </w:pPr>
                          <w:r>
                            <w:rPr>
                              <w:rFonts w:cs="Arial"/>
                              <w:color w:val="808080" w:themeColor="background1" w:themeShade="80"/>
                              <w:kern w:val="24"/>
                            </w:rPr>
                            <w:t>© 2018 Mobiliya. All Rights Reserved</w:t>
                          </w:r>
                        </w:p>
                      </w:txbxContent>
                    </wps:txbx>
                    <wps:bodyPr wrap="none" lIns="91432" tIns="45716" rIns="91432" bIns="45716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1854CD" id="_x0000_s1082" type="#_x0000_t202" style="position:absolute;margin-left:-63pt;margin-top:1pt;width:243.95pt;height:20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" filled="f" stroked="f">
              <v:textbox style="mso-fit-shape-to-text:t" inset="2.53978mm,1.2699mm,2.53978mm,1.2699mm">
                <w:txbxContent>
                  <w:p w14:paraId="58DEDE2D" w14:textId="77777777" w:rsidR="008666AE" w:rsidRDefault="008666AE">
                    <w:pPr>
                      <w:textAlignment w:val="baseline"/>
                    </w:pPr>
                    <w:r>
                      <w:rPr>
                        <w:rFonts w:cs="Arial"/>
                        <w:color w:val="808080" w:themeColor="background1" w:themeShade="80"/>
                        <w:kern w:val="24"/>
                      </w:rPr>
                      <w:t>© 2018 Mobiliya. All Rights Reserved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14:paraId="7E71739E" w14:textId="77777777" w:rsidR="008666AE" w:rsidRDefault="008666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7A110A" w14:textId="77777777" w:rsidR="000D786E" w:rsidRDefault="000D786E">
      <w:pPr>
        <w:spacing w:after="0" w:line="240" w:lineRule="auto"/>
      </w:pPr>
      <w:r>
        <w:separator/>
      </w:r>
    </w:p>
  </w:footnote>
  <w:footnote w:type="continuationSeparator" w:id="0">
    <w:p w14:paraId="0BF1FF0C" w14:textId="77777777" w:rsidR="000D786E" w:rsidRDefault="000D7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2C0A6" w14:textId="3044F36A" w:rsidR="008666AE" w:rsidRPr="006D1487" w:rsidRDefault="008666AE" w:rsidP="00AA5BAB">
    <w:pPr>
      <w:pStyle w:val="Header"/>
      <w:pBdr>
        <w:bottom w:val="single" w:sz="6" w:space="18" w:color="auto"/>
      </w:pBdr>
      <w:rPr>
        <w:b/>
        <w:color w:val="000000" w:themeColor="text1"/>
        <w:sz w:val="26"/>
      </w:rPr>
    </w:pPr>
    <w:r w:rsidRPr="006D1487">
      <w:rPr>
        <w:noProof/>
        <w:color w:val="000000" w:themeColor="text1"/>
        <w:lang w:val="en-IN" w:eastAsia="en-IN" w:bidi="ar-SA"/>
      </w:rPr>
      <w:drawing>
        <wp:anchor distT="0" distB="0" distL="114300" distR="114300" simplePos="0" relativeHeight="251663360" behindDoc="1" locked="0" layoutInCell="1" allowOverlap="1" wp14:anchorId="6FAEA5FF" wp14:editId="4E4712F7">
          <wp:simplePos x="0" y="0"/>
          <wp:positionH relativeFrom="column">
            <wp:posOffset>-298450</wp:posOffset>
          </wp:positionH>
          <wp:positionV relativeFrom="paragraph">
            <wp:posOffset>-297180</wp:posOffset>
          </wp:positionV>
          <wp:extent cx="2160498" cy="641350"/>
          <wp:effectExtent l="0" t="0" r="0" b="6350"/>
          <wp:wrapNone/>
          <wp:docPr id="93" name="Picture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0365"/>
                  <a:stretch/>
                </pic:blipFill>
                <pic:spPr bwMode="auto">
                  <a:xfrm>
                    <a:off x="0" y="0"/>
                    <a:ext cx="2160498" cy="6413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6D1487">
      <w:rPr>
        <w:b/>
        <w:color w:val="000000" w:themeColor="text1"/>
        <w:sz w:val="26"/>
      </w:rPr>
      <w:tab/>
    </w:r>
    <w:r w:rsidRPr="006D1487">
      <w:rPr>
        <w:b/>
        <w:color w:val="000000" w:themeColor="text1"/>
        <w:sz w:val="26"/>
      </w:rPr>
      <w:tab/>
      <w:t>Mobiliya Fleet Management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25A0F03"/>
    <w:multiLevelType w:val="singleLevel"/>
    <w:tmpl w:val="A25A0F0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1D4E417"/>
    <w:multiLevelType w:val="singleLevel"/>
    <w:tmpl w:val="B1D4E41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5D60260"/>
    <w:multiLevelType w:val="multilevel"/>
    <w:tmpl w:val="05D602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42F6"/>
    <w:multiLevelType w:val="hybridMultilevel"/>
    <w:tmpl w:val="48204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B0B4A"/>
    <w:multiLevelType w:val="hybridMultilevel"/>
    <w:tmpl w:val="979834EE"/>
    <w:lvl w:ilvl="0" w:tplc="40090001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5" w15:restartNumberingAfterBreak="0">
    <w:nsid w:val="12AF781D"/>
    <w:multiLevelType w:val="multilevel"/>
    <w:tmpl w:val="12AF78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F7303"/>
    <w:multiLevelType w:val="hybridMultilevel"/>
    <w:tmpl w:val="FF449C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0C6700"/>
    <w:multiLevelType w:val="hybridMultilevel"/>
    <w:tmpl w:val="6478B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B9594A"/>
    <w:multiLevelType w:val="multilevel"/>
    <w:tmpl w:val="94E6C8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3162BB9"/>
    <w:multiLevelType w:val="multilevel"/>
    <w:tmpl w:val="F158727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  <w:color w:val="4F81BD" w:themeColor="accen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3DC6D83"/>
    <w:multiLevelType w:val="multilevel"/>
    <w:tmpl w:val="23DC6D83"/>
    <w:lvl w:ilvl="0">
      <w:start w:val="1"/>
      <w:numFmt w:val="lowerLetter"/>
      <w:lvlText w:val="%1."/>
      <w:lvlJc w:val="left"/>
    </w:lvl>
    <w:lvl w:ilvl="1">
      <w:start w:val="1"/>
      <w:numFmt w:val="lowerRoman"/>
      <w:lvlText w:val="%2.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1" w15:restartNumberingAfterBreak="0">
    <w:nsid w:val="24254EAB"/>
    <w:multiLevelType w:val="hybridMultilevel"/>
    <w:tmpl w:val="820C71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247DD"/>
    <w:multiLevelType w:val="hybridMultilevel"/>
    <w:tmpl w:val="776CF7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A39D2"/>
    <w:multiLevelType w:val="hybridMultilevel"/>
    <w:tmpl w:val="CC56A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63978"/>
    <w:multiLevelType w:val="multilevel"/>
    <w:tmpl w:val="872E67E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isLgl/>
      <w:lvlText w:val="%1.%2"/>
      <w:lvlJc w:val="left"/>
      <w:pPr>
        <w:ind w:left="769" w:hanging="590"/>
      </w:pPr>
      <w:rPr>
        <w:rFonts w:eastAsiaTheme="majorEastAsia" w:cstheme="majorBidi" w:hint="default"/>
        <w:color w:val="4F81BD" w:themeColor="accent1"/>
        <w:sz w:val="26"/>
      </w:rPr>
    </w:lvl>
    <w:lvl w:ilvl="2">
      <w:start w:val="5"/>
      <w:numFmt w:val="decimal"/>
      <w:isLgl/>
      <w:lvlText w:val="%1.%2.%3"/>
      <w:lvlJc w:val="left"/>
      <w:pPr>
        <w:ind w:left="1078" w:hanging="720"/>
      </w:pPr>
      <w:rPr>
        <w:rFonts w:eastAsiaTheme="majorEastAsia" w:cstheme="majorBidi" w:hint="default"/>
        <w:color w:val="4F81BD" w:themeColor="accent1"/>
        <w:sz w:val="26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eastAsiaTheme="majorEastAsia" w:cstheme="majorBidi" w:hint="default"/>
        <w:color w:val="4F81BD" w:themeColor="accent1"/>
        <w:sz w:val="26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eastAsiaTheme="majorEastAsia" w:cstheme="majorBidi" w:hint="default"/>
        <w:color w:val="4F81BD" w:themeColor="accent1"/>
        <w:sz w:val="26"/>
      </w:rPr>
    </w:lvl>
    <w:lvl w:ilvl="5">
      <w:start w:val="1"/>
      <w:numFmt w:val="decimal"/>
      <w:isLgl/>
      <w:lvlText w:val="%1.%2.%3.%4.%5.%6"/>
      <w:lvlJc w:val="left"/>
      <w:pPr>
        <w:ind w:left="1975" w:hanging="1080"/>
      </w:pPr>
      <w:rPr>
        <w:rFonts w:eastAsiaTheme="majorEastAsia" w:cstheme="majorBidi" w:hint="default"/>
        <w:color w:val="4F81BD" w:themeColor="accent1"/>
        <w:sz w:val="26"/>
      </w:rPr>
    </w:lvl>
    <w:lvl w:ilvl="6">
      <w:start w:val="1"/>
      <w:numFmt w:val="decimal"/>
      <w:isLgl/>
      <w:lvlText w:val="%1.%2.%3.%4.%5.%6.%7"/>
      <w:lvlJc w:val="left"/>
      <w:pPr>
        <w:ind w:left="2514" w:hanging="1440"/>
      </w:pPr>
      <w:rPr>
        <w:rFonts w:eastAsiaTheme="majorEastAsia" w:cstheme="majorBidi" w:hint="default"/>
        <w:color w:val="4F81BD" w:themeColor="accent1"/>
        <w:sz w:val="26"/>
      </w:rPr>
    </w:lvl>
    <w:lvl w:ilvl="7">
      <w:start w:val="1"/>
      <w:numFmt w:val="decimal"/>
      <w:isLgl/>
      <w:lvlText w:val="%1.%2.%3.%4.%5.%6.%7.%8"/>
      <w:lvlJc w:val="left"/>
      <w:pPr>
        <w:ind w:left="2693" w:hanging="1440"/>
      </w:pPr>
      <w:rPr>
        <w:rFonts w:eastAsiaTheme="majorEastAsia" w:cstheme="majorBidi" w:hint="default"/>
        <w:color w:val="4F81BD" w:themeColor="accent1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872" w:hanging="1440"/>
      </w:pPr>
      <w:rPr>
        <w:rFonts w:eastAsiaTheme="majorEastAsia" w:cstheme="majorBidi" w:hint="default"/>
        <w:color w:val="4F81BD" w:themeColor="accent1"/>
        <w:sz w:val="26"/>
      </w:rPr>
    </w:lvl>
  </w:abstractNum>
  <w:abstractNum w:abstractNumId="15" w15:restartNumberingAfterBreak="0">
    <w:nsid w:val="28212ACB"/>
    <w:multiLevelType w:val="hybridMultilevel"/>
    <w:tmpl w:val="C812F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320B0D"/>
    <w:multiLevelType w:val="hybridMultilevel"/>
    <w:tmpl w:val="A588B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E1F70"/>
    <w:multiLevelType w:val="multilevel"/>
    <w:tmpl w:val="2F7E1F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226C79"/>
    <w:multiLevelType w:val="multilevel"/>
    <w:tmpl w:val="33226C7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A1BF1"/>
    <w:multiLevelType w:val="multilevel"/>
    <w:tmpl w:val="337A1BF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1A61C1"/>
    <w:multiLevelType w:val="multilevel"/>
    <w:tmpl w:val="3D1A61C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E5A7B"/>
    <w:multiLevelType w:val="multilevel"/>
    <w:tmpl w:val="3DCE5A7B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F85036E"/>
    <w:multiLevelType w:val="multilevel"/>
    <w:tmpl w:val="3F8503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B5751D"/>
    <w:multiLevelType w:val="multilevel"/>
    <w:tmpl w:val="41B57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C51A2"/>
    <w:multiLevelType w:val="hybridMultilevel"/>
    <w:tmpl w:val="094E5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C43D4"/>
    <w:multiLevelType w:val="hybridMultilevel"/>
    <w:tmpl w:val="E33882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C0784E"/>
    <w:multiLevelType w:val="multilevel"/>
    <w:tmpl w:val="55C0784E"/>
    <w:lvl w:ilvl="0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7" w15:restartNumberingAfterBreak="0">
    <w:nsid w:val="55FC63BA"/>
    <w:multiLevelType w:val="hybridMultilevel"/>
    <w:tmpl w:val="63DED0C4"/>
    <w:lvl w:ilvl="0" w:tplc="400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28" w15:restartNumberingAfterBreak="0">
    <w:nsid w:val="5ABF2C5C"/>
    <w:multiLevelType w:val="hybridMultilevel"/>
    <w:tmpl w:val="E2C42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771CC"/>
    <w:multiLevelType w:val="hybridMultilevel"/>
    <w:tmpl w:val="FCAC1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F4065"/>
    <w:multiLevelType w:val="hybridMultilevel"/>
    <w:tmpl w:val="69A2F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7C4AAA"/>
    <w:multiLevelType w:val="singleLevel"/>
    <w:tmpl w:val="627C4A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6723066B"/>
    <w:multiLevelType w:val="hybridMultilevel"/>
    <w:tmpl w:val="D2A0E440"/>
    <w:lvl w:ilvl="0" w:tplc="40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3" w15:restartNumberingAfterBreak="0">
    <w:nsid w:val="6885764D"/>
    <w:multiLevelType w:val="multilevel"/>
    <w:tmpl w:val="688576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BFD1705"/>
    <w:multiLevelType w:val="hybridMultilevel"/>
    <w:tmpl w:val="8E6AE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C93C99"/>
    <w:multiLevelType w:val="multilevel"/>
    <w:tmpl w:val="6CC93C9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D214E2"/>
    <w:multiLevelType w:val="multilevel"/>
    <w:tmpl w:val="6CD214E2"/>
    <w:lvl w:ilvl="0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7" w15:restartNumberingAfterBreak="0">
    <w:nsid w:val="74F826D6"/>
    <w:multiLevelType w:val="multilevel"/>
    <w:tmpl w:val="74F82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0221BA"/>
    <w:multiLevelType w:val="hybridMultilevel"/>
    <w:tmpl w:val="335E22D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92723FB"/>
    <w:multiLevelType w:val="hybridMultilevel"/>
    <w:tmpl w:val="0A2476FE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0" w15:restartNumberingAfterBreak="0">
    <w:nsid w:val="7AFE47AE"/>
    <w:multiLevelType w:val="hybridMultilevel"/>
    <w:tmpl w:val="453A3FA8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1" w15:restartNumberingAfterBreak="0">
    <w:nsid w:val="7ED62F42"/>
    <w:multiLevelType w:val="multilevel"/>
    <w:tmpl w:val="7ED62F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0C2FBA"/>
    <w:multiLevelType w:val="singleLevel"/>
    <w:tmpl w:val="7F0C2FBA"/>
    <w:lvl w:ilvl="0">
      <w:start w:val="1"/>
      <w:numFmt w:val="upperLetter"/>
      <w:suff w:val="space"/>
      <w:lvlText w:val="%1."/>
      <w:lvlJc w:val="left"/>
    </w:lvl>
  </w:abstractNum>
  <w:abstractNum w:abstractNumId="43" w15:restartNumberingAfterBreak="0">
    <w:nsid w:val="7F6F0F9B"/>
    <w:multiLevelType w:val="multilevel"/>
    <w:tmpl w:val="7F6F0F9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9"/>
  </w:num>
  <w:num w:numId="3">
    <w:abstractNumId w:val="5"/>
  </w:num>
  <w:num w:numId="4">
    <w:abstractNumId w:val="18"/>
  </w:num>
  <w:num w:numId="5">
    <w:abstractNumId w:val="2"/>
  </w:num>
  <w:num w:numId="6">
    <w:abstractNumId w:val="36"/>
  </w:num>
  <w:num w:numId="7">
    <w:abstractNumId w:val="41"/>
  </w:num>
  <w:num w:numId="8">
    <w:abstractNumId w:val="37"/>
  </w:num>
  <w:num w:numId="9">
    <w:abstractNumId w:val="33"/>
  </w:num>
  <w:num w:numId="10">
    <w:abstractNumId w:val="10"/>
  </w:num>
  <w:num w:numId="11">
    <w:abstractNumId w:val="35"/>
  </w:num>
  <w:num w:numId="12">
    <w:abstractNumId w:val="22"/>
  </w:num>
  <w:num w:numId="13">
    <w:abstractNumId w:val="20"/>
  </w:num>
  <w:num w:numId="14">
    <w:abstractNumId w:val="23"/>
  </w:num>
  <w:num w:numId="15">
    <w:abstractNumId w:val="1"/>
  </w:num>
  <w:num w:numId="16">
    <w:abstractNumId w:val="14"/>
  </w:num>
  <w:num w:numId="17">
    <w:abstractNumId w:val="17"/>
  </w:num>
  <w:num w:numId="18">
    <w:abstractNumId w:val="26"/>
  </w:num>
  <w:num w:numId="19">
    <w:abstractNumId w:val="31"/>
  </w:num>
  <w:num w:numId="20">
    <w:abstractNumId w:val="21"/>
  </w:num>
  <w:num w:numId="21">
    <w:abstractNumId w:val="0"/>
  </w:num>
  <w:num w:numId="22">
    <w:abstractNumId w:val="42"/>
  </w:num>
  <w:num w:numId="23">
    <w:abstractNumId w:val="43"/>
  </w:num>
  <w:num w:numId="24">
    <w:abstractNumId w:val="29"/>
  </w:num>
  <w:num w:numId="25">
    <w:abstractNumId w:val="3"/>
  </w:num>
  <w:num w:numId="26">
    <w:abstractNumId w:val="7"/>
  </w:num>
  <w:num w:numId="27">
    <w:abstractNumId w:val="30"/>
  </w:num>
  <w:num w:numId="28">
    <w:abstractNumId w:val="12"/>
  </w:num>
  <w:num w:numId="29">
    <w:abstractNumId w:val="24"/>
  </w:num>
  <w:num w:numId="30">
    <w:abstractNumId w:val="6"/>
  </w:num>
  <w:num w:numId="31">
    <w:abstractNumId w:val="16"/>
  </w:num>
  <w:num w:numId="32">
    <w:abstractNumId w:val="28"/>
  </w:num>
  <w:num w:numId="33">
    <w:abstractNumId w:val="11"/>
  </w:num>
  <w:num w:numId="34">
    <w:abstractNumId w:val="27"/>
  </w:num>
  <w:num w:numId="35">
    <w:abstractNumId w:val="25"/>
  </w:num>
  <w:num w:numId="36">
    <w:abstractNumId w:val="34"/>
  </w:num>
  <w:num w:numId="37">
    <w:abstractNumId w:val="4"/>
  </w:num>
  <w:num w:numId="38">
    <w:abstractNumId w:val="39"/>
  </w:num>
  <w:num w:numId="39">
    <w:abstractNumId w:val="40"/>
  </w:num>
  <w:num w:numId="40">
    <w:abstractNumId w:val="15"/>
  </w:num>
  <w:num w:numId="41">
    <w:abstractNumId w:val="13"/>
  </w:num>
  <w:num w:numId="42">
    <w:abstractNumId w:val="32"/>
  </w:num>
  <w:num w:numId="43">
    <w:abstractNumId w:val="38"/>
  </w:num>
  <w:num w:numId="44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Radhika Bakre">
    <w15:presenceInfo w15:providerId="None" w15:userId="Radhika Bakr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trackRevisions/>
  <w:defaultTabStop w:val="720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DU2NDA0NDeyNDZR0lEKTi0uzszPAymwrAUACPV+mCwAAAA="/>
  </w:docVars>
  <w:rsids>
    <w:rsidRoot w:val="004F7F5C"/>
    <w:rsid w:val="00001554"/>
    <w:rsid w:val="0000317B"/>
    <w:rsid w:val="00003D7D"/>
    <w:rsid w:val="00005600"/>
    <w:rsid w:val="0000571F"/>
    <w:rsid w:val="000060E0"/>
    <w:rsid w:val="000104BF"/>
    <w:rsid w:val="00012AC7"/>
    <w:rsid w:val="00014DC3"/>
    <w:rsid w:val="000174C6"/>
    <w:rsid w:val="00017700"/>
    <w:rsid w:val="000208ED"/>
    <w:rsid w:val="00020C3C"/>
    <w:rsid w:val="00023F32"/>
    <w:rsid w:val="00024B68"/>
    <w:rsid w:val="000262D8"/>
    <w:rsid w:val="0002748B"/>
    <w:rsid w:val="00031052"/>
    <w:rsid w:val="00031191"/>
    <w:rsid w:val="00031205"/>
    <w:rsid w:val="00031F5E"/>
    <w:rsid w:val="00035AE9"/>
    <w:rsid w:val="00036A29"/>
    <w:rsid w:val="0003797E"/>
    <w:rsid w:val="00037CC4"/>
    <w:rsid w:val="0004005E"/>
    <w:rsid w:val="00041055"/>
    <w:rsid w:val="000445EB"/>
    <w:rsid w:val="00044CBF"/>
    <w:rsid w:val="00044E85"/>
    <w:rsid w:val="00045E75"/>
    <w:rsid w:val="00046E75"/>
    <w:rsid w:val="00047AAA"/>
    <w:rsid w:val="00052DF4"/>
    <w:rsid w:val="000538EE"/>
    <w:rsid w:val="00053A81"/>
    <w:rsid w:val="00053EA3"/>
    <w:rsid w:val="00054B73"/>
    <w:rsid w:val="00055C40"/>
    <w:rsid w:val="00057558"/>
    <w:rsid w:val="00057D40"/>
    <w:rsid w:val="0006008B"/>
    <w:rsid w:val="00060AD4"/>
    <w:rsid w:val="000614D0"/>
    <w:rsid w:val="00062AA4"/>
    <w:rsid w:val="0006514F"/>
    <w:rsid w:val="00065386"/>
    <w:rsid w:val="0006780D"/>
    <w:rsid w:val="00067AB1"/>
    <w:rsid w:val="00071DB0"/>
    <w:rsid w:val="000744B6"/>
    <w:rsid w:val="00075190"/>
    <w:rsid w:val="00081D2B"/>
    <w:rsid w:val="000850BF"/>
    <w:rsid w:val="00085817"/>
    <w:rsid w:val="00087086"/>
    <w:rsid w:val="00090BCC"/>
    <w:rsid w:val="00090CEB"/>
    <w:rsid w:val="0009174F"/>
    <w:rsid w:val="00091C63"/>
    <w:rsid w:val="0009442E"/>
    <w:rsid w:val="0009492C"/>
    <w:rsid w:val="00094F14"/>
    <w:rsid w:val="00096586"/>
    <w:rsid w:val="000970B3"/>
    <w:rsid w:val="00097391"/>
    <w:rsid w:val="00097B9A"/>
    <w:rsid w:val="000A0EA0"/>
    <w:rsid w:val="000A1001"/>
    <w:rsid w:val="000A10A9"/>
    <w:rsid w:val="000A1305"/>
    <w:rsid w:val="000A1493"/>
    <w:rsid w:val="000A56AB"/>
    <w:rsid w:val="000A6316"/>
    <w:rsid w:val="000A68A5"/>
    <w:rsid w:val="000B143B"/>
    <w:rsid w:val="000B258C"/>
    <w:rsid w:val="000B2891"/>
    <w:rsid w:val="000B2F2E"/>
    <w:rsid w:val="000B4DB4"/>
    <w:rsid w:val="000B50CC"/>
    <w:rsid w:val="000C1E07"/>
    <w:rsid w:val="000C43E3"/>
    <w:rsid w:val="000C5705"/>
    <w:rsid w:val="000C57C6"/>
    <w:rsid w:val="000C7B38"/>
    <w:rsid w:val="000D0F66"/>
    <w:rsid w:val="000D2576"/>
    <w:rsid w:val="000D3BDB"/>
    <w:rsid w:val="000D556E"/>
    <w:rsid w:val="000D56D2"/>
    <w:rsid w:val="000D6143"/>
    <w:rsid w:val="000D7261"/>
    <w:rsid w:val="000D786E"/>
    <w:rsid w:val="000E0399"/>
    <w:rsid w:val="000E0A13"/>
    <w:rsid w:val="000E383E"/>
    <w:rsid w:val="000E3AC7"/>
    <w:rsid w:val="000E4543"/>
    <w:rsid w:val="000E59B1"/>
    <w:rsid w:val="000E69A2"/>
    <w:rsid w:val="000F0BBC"/>
    <w:rsid w:val="000F1135"/>
    <w:rsid w:val="000F24AD"/>
    <w:rsid w:val="000F35A4"/>
    <w:rsid w:val="000F46DD"/>
    <w:rsid w:val="000F6E7B"/>
    <w:rsid w:val="001004B9"/>
    <w:rsid w:val="001004E3"/>
    <w:rsid w:val="0010076E"/>
    <w:rsid w:val="00103A5B"/>
    <w:rsid w:val="00103B69"/>
    <w:rsid w:val="00111626"/>
    <w:rsid w:val="00112C2A"/>
    <w:rsid w:val="0011335B"/>
    <w:rsid w:val="0011662A"/>
    <w:rsid w:val="00117164"/>
    <w:rsid w:val="00117BCC"/>
    <w:rsid w:val="0012083A"/>
    <w:rsid w:val="001258A8"/>
    <w:rsid w:val="00125936"/>
    <w:rsid w:val="00126264"/>
    <w:rsid w:val="00126EC2"/>
    <w:rsid w:val="0012738A"/>
    <w:rsid w:val="00127683"/>
    <w:rsid w:val="00131CF8"/>
    <w:rsid w:val="00132CD4"/>
    <w:rsid w:val="00133FE3"/>
    <w:rsid w:val="001357E5"/>
    <w:rsid w:val="0013638D"/>
    <w:rsid w:val="00136657"/>
    <w:rsid w:val="0014146C"/>
    <w:rsid w:val="001442AF"/>
    <w:rsid w:val="00147A90"/>
    <w:rsid w:val="0015156C"/>
    <w:rsid w:val="00152E14"/>
    <w:rsid w:val="00155BBE"/>
    <w:rsid w:val="00160B9D"/>
    <w:rsid w:val="001619A8"/>
    <w:rsid w:val="00161BEF"/>
    <w:rsid w:val="00162DFA"/>
    <w:rsid w:val="00163C64"/>
    <w:rsid w:val="00163CDF"/>
    <w:rsid w:val="00163DDC"/>
    <w:rsid w:val="00163F81"/>
    <w:rsid w:val="00165D01"/>
    <w:rsid w:val="00165D29"/>
    <w:rsid w:val="00165F36"/>
    <w:rsid w:val="001664BE"/>
    <w:rsid w:val="001676DB"/>
    <w:rsid w:val="00177F69"/>
    <w:rsid w:val="00180C80"/>
    <w:rsid w:val="00180E89"/>
    <w:rsid w:val="001821A6"/>
    <w:rsid w:val="0018225E"/>
    <w:rsid w:val="0018306A"/>
    <w:rsid w:val="00183776"/>
    <w:rsid w:val="00190DB3"/>
    <w:rsid w:val="00193546"/>
    <w:rsid w:val="001941BF"/>
    <w:rsid w:val="00194647"/>
    <w:rsid w:val="0019641C"/>
    <w:rsid w:val="00196B40"/>
    <w:rsid w:val="0019700F"/>
    <w:rsid w:val="0019736A"/>
    <w:rsid w:val="001976DC"/>
    <w:rsid w:val="001A01A5"/>
    <w:rsid w:val="001A3A20"/>
    <w:rsid w:val="001A3E15"/>
    <w:rsid w:val="001A525A"/>
    <w:rsid w:val="001A645D"/>
    <w:rsid w:val="001A75E0"/>
    <w:rsid w:val="001B0064"/>
    <w:rsid w:val="001B160B"/>
    <w:rsid w:val="001B18C7"/>
    <w:rsid w:val="001B28AC"/>
    <w:rsid w:val="001B2D50"/>
    <w:rsid w:val="001B3F24"/>
    <w:rsid w:val="001B42C3"/>
    <w:rsid w:val="001B5813"/>
    <w:rsid w:val="001C006F"/>
    <w:rsid w:val="001C1E1C"/>
    <w:rsid w:val="001C1FD8"/>
    <w:rsid w:val="001C2FEE"/>
    <w:rsid w:val="001C320F"/>
    <w:rsid w:val="001C4326"/>
    <w:rsid w:val="001D3B76"/>
    <w:rsid w:val="001D45C2"/>
    <w:rsid w:val="001D55C9"/>
    <w:rsid w:val="001D7F41"/>
    <w:rsid w:val="001E0537"/>
    <w:rsid w:val="001E4941"/>
    <w:rsid w:val="001E4F40"/>
    <w:rsid w:val="001E651E"/>
    <w:rsid w:val="001F069F"/>
    <w:rsid w:val="001F46FC"/>
    <w:rsid w:val="001F4BD6"/>
    <w:rsid w:val="001F63C2"/>
    <w:rsid w:val="001F793A"/>
    <w:rsid w:val="00200E3D"/>
    <w:rsid w:val="002024C1"/>
    <w:rsid w:val="00206F98"/>
    <w:rsid w:val="002071B4"/>
    <w:rsid w:val="00212486"/>
    <w:rsid w:val="002126E1"/>
    <w:rsid w:val="00212760"/>
    <w:rsid w:val="00212E34"/>
    <w:rsid w:val="00215714"/>
    <w:rsid w:val="00215F7D"/>
    <w:rsid w:val="0022073F"/>
    <w:rsid w:val="0022344E"/>
    <w:rsid w:val="002234A9"/>
    <w:rsid w:val="00223679"/>
    <w:rsid w:val="00224255"/>
    <w:rsid w:val="002253CA"/>
    <w:rsid w:val="0022659B"/>
    <w:rsid w:val="0022692A"/>
    <w:rsid w:val="00230DE6"/>
    <w:rsid w:val="002331EA"/>
    <w:rsid w:val="00235CC9"/>
    <w:rsid w:val="002368C3"/>
    <w:rsid w:val="00236A13"/>
    <w:rsid w:val="00244272"/>
    <w:rsid w:val="00244282"/>
    <w:rsid w:val="0025139B"/>
    <w:rsid w:val="00253F0E"/>
    <w:rsid w:val="00255E1F"/>
    <w:rsid w:val="00256352"/>
    <w:rsid w:val="0026054B"/>
    <w:rsid w:val="0026111B"/>
    <w:rsid w:val="00263931"/>
    <w:rsid w:val="002670B0"/>
    <w:rsid w:val="00274466"/>
    <w:rsid w:val="00274F2A"/>
    <w:rsid w:val="002756E9"/>
    <w:rsid w:val="00277CC6"/>
    <w:rsid w:val="00284F36"/>
    <w:rsid w:val="00285244"/>
    <w:rsid w:val="0029033D"/>
    <w:rsid w:val="00290A54"/>
    <w:rsid w:val="00294C77"/>
    <w:rsid w:val="00294DCC"/>
    <w:rsid w:val="00296BF0"/>
    <w:rsid w:val="00296DAB"/>
    <w:rsid w:val="00297A00"/>
    <w:rsid w:val="00297CF5"/>
    <w:rsid w:val="002A0641"/>
    <w:rsid w:val="002A0834"/>
    <w:rsid w:val="002A4164"/>
    <w:rsid w:val="002A501E"/>
    <w:rsid w:val="002A73A0"/>
    <w:rsid w:val="002B08E6"/>
    <w:rsid w:val="002B24FA"/>
    <w:rsid w:val="002B253C"/>
    <w:rsid w:val="002B2691"/>
    <w:rsid w:val="002B284F"/>
    <w:rsid w:val="002B3932"/>
    <w:rsid w:val="002B71B7"/>
    <w:rsid w:val="002B780B"/>
    <w:rsid w:val="002C0171"/>
    <w:rsid w:val="002C0220"/>
    <w:rsid w:val="002C1908"/>
    <w:rsid w:val="002C34EA"/>
    <w:rsid w:val="002C517E"/>
    <w:rsid w:val="002C6818"/>
    <w:rsid w:val="002D0309"/>
    <w:rsid w:val="002D117D"/>
    <w:rsid w:val="002D3D6B"/>
    <w:rsid w:val="002D4EBF"/>
    <w:rsid w:val="002D6E95"/>
    <w:rsid w:val="002E0A32"/>
    <w:rsid w:val="002E104C"/>
    <w:rsid w:val="002E3DE9"/>
    <w:rsid w:val="002E4D4F"/>
    <w:rsid w:val="002E6F07"/>
    <w:rsid w:val="002F59A0"/>
    <w:rsid w:val="00301C8A"/>
    <w:rsid w:val="00302AFA"/>
    <w:rsid w:val="00303239"/>
    <w:rsid w:val="00304129"/>
    <w:rsid w:val="003067EB"/>
    <w:rsid w:val="00306B4D"/>
    <w:rsid w:val="00306FF6"/>
    <w:rsid w:val="00310FF4"/>
    <w:rsid w:val="00312C84"/>
    <w:rsid w:val="00314603"/>
    <w:rsid w:val="00314A73"/>
    <w:rsid w:val="00316226"/>
    <w:rsid w:val="0032042A"/>
    <w:rsid w:val="003219AE"/>
    <w:rsid w:val="00323499"/>
    <w:rsid w:val="003244F7"/>
    <w:rsid w:val="0032583C"/>
    <w:rsid w:val="00331272"/>
    <w:rsid w:val="003326BA"/>
    <w:rsid w:val="00332759"/>
    <w:rsid w:val="00334053"/>
    <w:rsid w:val="003350B9"/>
    <w:rsid w:val="003360AA"/>
    <w:rsid w:val="003400EA"/>
    <w:rsid w:val="0034032E"/>
    <w:rsid w:val="00340DE0"/>
    <w:rsid w:val="00342825"/>
    <w:rsid w:val="00342E65"/>
    <w:rsid w:val="00343705"/>
    <w:rsid w:val="00343A9E"/>
    <w:rsid w:val="003456CD"/>
    <w:rsid w:val="00346AC9"/>
    <w:rsid w:val="00347C55"/>
    <w:rsid w:val="00350F4E"/>
    <w:rsid w:val="0035220D"/>
    <w:rsid w:val="0035355B"/>
    <w:rsid w:val="003558B0"/>
    <w:rsid w:val="00356345"/>
    <w:rsid w:val="003564AE"/>
    <w:rsid w:val="0035752A"/>
    <w:rsid w:val="00357EE0"/>
    <w:rsid w:val="00360217"/>
    <w:rsid w:val="00360807"/>
    <w:rsid w:val="00361326"/>
    <w:rsid w:val="0036380D"/>
    <w:rsid w:val="0036504B"/>
    <w:rsid w:val="00367F88"/>
    <w:rsid w:val="0037002A"/>
    <w:rsid w:val="00373DED"/>
    <w:rsid w:val="00374AC3"/>
    <w:rsid w:val="003753A1"/>
    <w:rsid w:val="003767A6"/>
    <w:rsid w:val="00376E35"/>
    <w:rsid w:val="003841DA"/>
    <w:rsid w:val="00384D44"/>
    <w:rsid w:val="00384FFB"/>
    <w:rsid w:val="00385E02"/>
    <w:rsid w:val="00386040"/>
    <w:rsid w:val="00386253"/>
    <w:rsid w:val="00386620"/>
    <w:rsid w:val="00390FEC"/>
    <w:rsid w:val="00391AFC"/>
    <w:rsid w:val="00395731"/>
    <w:rsid w:val="0039592D"/>
    <w:rsid w:val="00397669"/>
    <w:rsid w:val="003A0672"/>
    <w:rsid w:val="003A0CC3"/>
    <w:rsid w:val="003A106F"/>
    <w:rsid w:val="003A1A14"/>
    <w:rsid w:val="003A2DF5"/>
    <w:rsid w:val="003A4A04"/>
    <w:rsid w:val="003B06D9"/>
    <w:rsid w:val="003B1F1A"/>
    <w:rsid w:val="003B2AA5"/>
    <w:rsid w:val="003B5903"/>
    <w:rsid w:val="003B600C"/>
    <w:rsid w:val="003B62EA"/>
    <w:rsid w:val="003C1846"/>
    <w:rsid w:val="003C4D2E"/>
    <w:rsid w:val="003D04D3"/>
    <w:rsid w:val="003D0C6C"/>
    <w:rsid w:val="003D113F"/>
    <w:rsid w:val="003D3C15"/>
    <w:rsid w:val="003D662E"/>
    <w:rsid w:val="003D7229"/>
    <w:rsid w:val="003E0C04"/>
    <w:rsid w:val="003E1BA4"/>
    <w:rsid w:val="003E2D0B"/>
    <w:rsid w:val="003E3FDF"/>
    <w:rsid w:val="003E4C56"/>
    <w:rsid w:val="003E59D3"/>
    <w:rsid w:val="003F132C"/>
    <w:rsid w:val="003F1E44"/>
    <w:rsid w:val="003F28DE"/>
    <w:rsid w:val="003F39A7"/>
    <w:rsid w:val="003F4139"/>
    <w:rsid w:val="003F4EF5"/>
    <w:rsid w:val="00402D99"/>
    <w:rsid w:val="004030BD"/>
    <w:rsid w:val="0040406F"/>
    <w:rsid w:val="00404F26"/>
    <w:rsid w:val="00404F9C"/>
    <w:rsid w:val="004056D9"/>
    <w:rsid w:val="00406DC1"/>
    <w:rsid w:val="00410D3C"/>
    <w:rsid w:val="00411EC0"/>
    <w:rsid w:val="00412948"/>
    <w:rsid w:val="00413059"/>
    <w:rsid w:val="004133AF"/>
    <w:rsid w:val="00414711"/>
    <w:rsid w:val="00414D54"/>
    <w:rsid w:val="00416383"/>
    <w:rsid w:val="00417502"/>
    <w:rsid w:val="0041758A"/>
    <w:rsid w:val="00417CA3"/>
    <w:rsid w:val="004206ED"/>
    <w:rsid w:val="00422D6C"/>
    <w:rsid w:val="004262DF"/>
    <w:rsid w:val="0042725F"/>
    <w:rsid w:val="00430473"/>
    <w:rsid w:val="00432889"/>
    <w:rsid w:val="00433191"/>
    <w:rsid w:val="004343BA"/>
    <w:rsid w:val="004343F5"/>
    <w:rsid w:val="00435598"/>
    <w:rsid w:val="004357F6"/>
    <w:rsid w:val="00435E43"/>
    <w:rsid w:val="0043751B"/>
    <w:rsid w:val="0043782E"/>
    <w:rsid w:val="00437847"/>
    <w:rsid w:val="00446258"/>
    <w:rsid w:val="00450288"/>
    <w:rsid w:val="00450459"/>
    <w:rsid w:val="00455187"/>
    <w:rsid w:val="0045590D"/>
    <w:rsid w:val="004601BA"/>
    <w:rsid w:val="004619EA"/>
    <w:rsid w:val="00461C77"/>
    <w:rsid w:val="00461D65"/>
    <w:rsid w:val="00463DE0"/>
    <w:rsid w:val="00466858"/>
    <w:rsid w:val="00473734"/>
    <w:rsid w:val="00476BA8"/>
    <w:rsid w:val="004802E8"/>
    <w:rsid w:val="00480435"/>
    <w:rsid w:val="00482C94"/>
    <w:rsid w:val="00482EEA"/>
    <w:rsid w:val="00484E4B"/>
    <w:rsid w:val="004867D3"/>
    <w:rsid w:val="004900B9"/>
    <w:rsid w:val="00492610"/>
    <w:rsid w:val="004953B3"/>
    <w:rsid w:val="004962CF"/>
    <w:rsid w:val="00496578"/>
    <w:rsid w:val="004A2730"/>
    <w:rsid w:val="004A3855"/>
    <w:rsid w:val="004A385F"/>
    <w:rsid w:val="004A4C8B"/>
    <w:rsid w:val="004A522F"/>
    <w:rsid w:val="004A5DFF"/>
    <w:rsid w:val="004A7562"/>
    <w:rsid w:val="004B2988"/>
    <w:rsid w:val="004B5194"/>
    <w:rsid w:val="004B5AF3"/>
    <w:rsid w:val="004B75C6"/>
    <w:rsid w:val="004C0669"/>
    <w:rsid w:val="004C12BB"/>
    <w:rsid w:val="004C66A5"/>
    <w:rsid w:val="004D2164"/>
    <w:rsid w:val="004D4207"/>
    <w:rsid w:val="004D5CFE"/>
    <w:rsid w:val="004D5F41"/>
    <w:rsid w:val="004D6FB4"/>
    <w:rsid w:val="004E3E54"/>
    <w:rsid w:val="004E6FF3"/>
    <w:rsid w:val="004F2052"/>
    <w:rsid w:val="004F534A"/>
    <w:rsid w:val="004F53F3"/>
    <w:rsid w:val="004F575B"/>
    <w:rsid w:val="004F5F61"/>
    <w:rsid w:val="004F6D8B"/>
    <w:rsid w:val="004F7F5C"/>
    <w:rsid w:val="00502451"/>
    <w:rsid w:val="005024B1"/>
    <w:rsid w:val="0050307D"/>
    <w:rsid w:val="005038D6"/>
    <w:rsid w:val="00503D15"/>
    <w:rsid w:val="00504EF3"/>
    <w:rsid w:val="0050539C"/>
    <w:rsid w:val="00505B50"/>
    <w:rsid w:val="00506191"/>
    <w:rsid w:val="00511333"/>
    <w:rsid w:val="0051189C"/>
    <w:rsid w:val="00512C78"/>
    <w:rsid w:val="00516984"/>
    <w:rsid w:val="00520335"/>
    <w:rsid w:val="005206D6"/>
    <w:rsid w:val="00521EA1"/>
    <w:rsid w:val="00521EAE"/>
    <w:rsid w:val="00524772"/>
    <w:rsid w:val="00527167"/>
    <w:rsid w:val="005273AB"/>
    <w:rsid w:val="00527B71"/>
    <w:rsid w:val="00531152"/>
    <w:rsid w:val="00531B73"/>
    <w:rsid w:val="005339E7"/>
    <w:rsid w:val="005341FA"/>
    <w:rsid w:val="00537313"/>
    <w:rsid w:val="00537782"/>
    <w:rsid w:val="00540526"/>
    <w:rsid w:val="005408C6"/>
    <w:rsid w:val="00541278"/>
    <w:rsid w:val="005413AB"/>
    <w:rsid w:val="00542B24"/>
    <w:rsid w:val="00543C13"/>
    <w:rsid w:val="005452F3"/>
    <w:rsid w:val="00545624"/>
    <w:rsid w:val="0054641B"/>
    <w:rsid w:val="0054681B"/>
    <w:rsid w:val="0054744F"/>
    <w:rsid w:val="0054759C"/>
    <w:rsid w:val="00551DA2"/>
    <w:rsid w:val="005531EF"/>
    <w:rsid w:val="0055484E"/>
    <w:rsid w:val="00555A65"/>
    <w:rsid w:val="00555F12"/>
    <w:rsid w:val="00557168"/>
    <w:rsid w:val="005615DC"/>
    <w:rsid w:val="005634D1"/>
    <w:rsid w:val="00564194"/>
    <w:rsid w:val="0056613A"/>
    <w:rsid w:val="0056682F"/>
    <w:rsid w:val="00566E4A"/>
    <w:rsid w:val="00567E04"/>
    <w:rsid w:val="00570A46"/>
    <w:rsid w:val="00571696"/>
    <w:rsid w:val="00572065"/>
    <w:rsid w:val="005721A6"/>
    <w:rsid w:val="005729B7"/>
    <w:rsid w:val="0057328E"/>
    <w:rsid w:val="0057615C"/>
    <w:rsid w:val="005777DA"/>
    <w:rsid w:val="00580E59"/>
    <w:rsid w:val="00584284"/>
    <w:rsid w:val="00584B44"/>
    <w:rsid w:val="005862ED"/>
    <w:rsid w:val="005862FC"/>
    <w:rsid w:val="00590CEF"/>
    <w:rsid w:val="00592846"/>
    <w:rsid w:val="00592886"/>
    <w:rsid w:val="005941C6"/>
    <w:rsid w:val="00595095"/>
    <w:rsid w:val="00596B99"/>
    <w:rsid w:val="00597036"/>
    <w:rsid w:val="00597461"/>
    <w:rsid w:val="005A182F"/>
    <w:rsid w:val="005A2F58"/>
    <w:rsid w:val="005A3AB6"/>
    <w:rsid w:val="005A3E66"/>
    <w:rsid w:val="005B00E3"/>
    <w:rsid w:val="005B2440"/>
    <w:rsid w:val="005B45ED"/>
    <w:rsid w:val="005C2673"/>
    <w:rsid w:val="005C68C3"/>
    <w:rsid w:val="005D584B"/>
    <w:rsid w:val="005D62DF"/>
    <w:rsid w:val="005D688C"/>
    <w:rsid w:val="005E0DD8"/>
    <w:rsid w:val="005E1107"/>
    <w:rsid w:val="005E1708"/>
    <w:rsid w:val="005E178C"/>
    <w:rsid w:val="005E36A1"/>
    <w:rsid w:val="005E7BD2"/>
    <w:rsid w:val="005F28A4"/>
    <w:rsid w:val="005F38A3"/>
    <w:rsid w:val="005F4AB9"/>
    <w:rsid w:val="005F56E3"/>
    <w:rsid w:val="005F632E"/>
    <w:rsid w:val="005F6F29"/>
    <w:rsid w:val="00601C62"/>
    <w:rsid w:val="00602BC7"/>
    <w:rsid w:val="006046CE"/>
    <w:rsid w:val="0060531A"/>
    <w:rsid w:val="00605927"/>
    <w:rsid w:val="0061453D"/>
    <w:rsid w:val="0061542F"/>
    <w:rsid w:val="00615543"/>
    <w:rsid w:val="00615C9B"/>
    <w:rsid w:val="00616819"/>
    <w:rsid w:val="0062094F"/>
    <w:rsid w:val="00622A35"/>
    <w:rsid w:val="00626E5C"/>
    <w:rsid w:val="006307BD"/>
    <w:rsid w:val="006310B3"/>
    <w:rsid w:val="00632584"/>
    <w:rsid w:val="00632E85"/>
    <w:rsid w:val="006340D5"/>
    <w:rsid w:val="00634BA9"/>
    <w:rsid w:val="006351DA"/>
    <w:rsid w:val="00636D98"/>
    <w:rsid w:val="0063738E"/>
    <w:rsid w:val="006378DB"/>
    <w:rsid w:val="00640A53"/>
    <w:rsid w:val="00641FDF"/>
    <w:rsid w:val="006424F9"/>
    <w:rsid w:val="00643F61"/>
    <w:rsid w:val="00644D57"/>
    <w:rsid w:val="00646889"/>
    <w:rsid w:val="0065002A"/>
    <w:rsid w:val="006503D8"/>
    <w:rsid w:val="00656F1F"/>
    <w:rsid w:val="00661AF0"/>
    <w:rsid w:val="0066237E"/>
    <w:rsid w:val="00663DE5"/>
    <w:rsid w:val="0067011D"/>
    <w:rsid w:val="00670C1A"/>
    <w:rsid w:val="0067308B"/>
    <w:rsid w:val="006733F6"/>
    <w:rsid w:val="006735B8"/>
    <w:rsid w:val="00673D3C"/>
    <w:rsid w:val="00674112"/>
    <w:rsid w:val="00675F07"/>
    <w:rsid w:val="00680EA8"/>
    <w:rsid w:val="00684FC5"/>
    <w:rsid w:val="00687A40"/>
    <w:rsid w:val="00687B1F"/>
    <w:rsid w:val="00690E11"/>
    <w:rsid w:val="00692B49"/>
    <w:rsid w:val="006940AD"/>
    <w:rsid w:val="00694840"/>
    <w:rsid w:val="00694B45"/>
    <w:rsid w:val="00695159"/>
    <w:rsid w:val="0069554C"/>
    <w:rsid w:val="00695BF4"/>
    <w:rsid w:val="006962C1"/>
    <w:rsid w:val="00696792"/>
    <w:rsid w:val="0069768C"/>
    <w:rsid w:val="006A2019"/>
    <w:rsid w:val="006A28F9"/>
    <w:rsid w:val="006A2DB4"/>
    <w:rsid w:val="006A3E66"/>
    <w:rsid w:val="006B07DD"/>
    <w:rsid w:val="006B201D"/>
    <w:rsid w:val="006B2DC5"/>
    <w:rsid w:val="006B4817"/>
    <w:rsid w:val="006B52B5"/>
    <w:rsid w:val="006B5C29"/>
    <w:rsid w:val="006B60BD"/>
    <w:rsid w:val="006C07DC"/>
    <w:rsid w:val="006C1B62"/>
    <w:rsid w:val="006C1E6D"/>
    <w:rsid w:val="006C4BE3"/>
    <w:rsid w:val="006C7E55"/>
    <w:rsid w:val="006D1487"/>
    <w:rsid w:val="006D17EB"/>
    <w:rsid w:val="006D1910"/>
    <w:rsid w:val="006D303C"/>
    <w:rsid w:val="006D4FCE"/>
    <w:rsid w:val="006D6929"/>
    <w:rsid w:val="006D782F"/>
    <w:rsid w:val="006D7A33"/>
    <w:rsid w:val="006E0220"/>
    <w:rsid w:val="006E63B1"/>
    <w:rsid w:val="006E6F79"/>
    <w:rsid w:val="006E723F"/>
    <w:rsid w:val="006F1368"/>
    <w:rsid w:val="006F1778"/>
    <w:rsid w:val="006F2A07"/>
    <w:rsid w:val="006F30BC"/>
    <w:rsid w:val="006F4517"/>
    <w:rsid w:val="006F72E2"/>
    <w:rsid w:val="00700F67"/>
    <w:rsid w:val="007015D9"/>
    <w:rsid w:val="00702DA4"/>
    <w:rsid w:val="007043FC"/>
    <w:rsid w:val="00704F2A"/>
    <w:rsid w:val="007077EB"/>
    <w:rsid w:val="007162DD"/>
    <w:rsid w:val="00717349"/>
    <w:rsid w:val="00717E16"/>
    <w:rsid w:val="00717FA9"/>
    <w:rsid w:val="00720CF2"/>
    <w:rsid w:val="00723439"/>
    <w:rsid w:val="00723D31"/>
    <w:rsid w:val="00724EC7"/>
    <w:rsid w:val="007257E7"/>
    <w:rsid w:val="00725B45"/>
    <w:rsid w:val="007269AB"/>
    <w:rsid w:val="00727B44"/>
    <w:rsid w:val="007304E3"/>
    <w:rsid w:val="00730DF8"/>
    <w:rsid w:val="007322C0"/>
    <w:rsid w:val="00735ABF"/>
    <w:rsid w:val="00735BC3"/>
    <w:rsid w:val="00736191"/>
    <w:rsid w:val="0073678E"/>
    <w:rsid w:val="00741C4C"/>
    <w:rsid w:val="00741D33"/>
    <w:rsid w:val="007425C9"/>
    <w:rsid w:val="0074275C"/>
    <w:rsid w:val="0074279E"/>
    <w:rsid w:val="00747349"/>
    <w:rsid w:val="00750205"/>
    <w:rsid w:val="0075044F"/>
    <w:rsid w:val="00751B25"/>
    <w:rsid w:val="007522AA"/>
    <w:rsid w:val="00754949"/>
    <w:rsid w:val="00754E7F"/>
    <w:rsid w:val="00755D5D"/>
    <w:rsid w:val="00762645"/>
    <w:rsid w:val="0076496E"/>
    <w:rsid w:val="00764E89"/>
    <w:rsid w:val="00770547"/>
    <w:rsid w:val="00771534"/>
    <w:rsid w:val="007774A9"/>
    <w:rsid w:val="0078084E"/>
    <w:rsid w:val="00780CC6"/>
    <w:rsid w:val="007837B7"/>
    <w:rsid w:val="00783EC8"/>
    <w:rsid w:val="00785685"/>
    <w:rsid w:val="00785EA8"/>
    <w:rsid w:val="007863E5"/>
    <w:rsid w:val="0078769E"/>
    <w:rsid w:val="007945CF"/>
    <w:rsid w:val="007A0CFC"/>
    <w:rsid w:val="007A16D1"/>
    <w:rsid w:val="007A1DB0"/>
    <w:rsid w:val="007A2B77"/>
    <w:rsid w:val="007A3EDE"/>
    <w:rsid w:val="007A4F7A"/>
    <w:rsid w:val="007A544C"/>
    <w:rsid w:val="007A5ED7"/>
    <w:rsid w:val="007A610D"/>
    <w:rsid w:val="007A63D2"/>
    <w:rsid w:val="007A7BB6"/>
    <w:rsid w:val="007A7C73"/>
    <w:rsid w:val="007B143C"/>
    <w:rsid w:val="007B166C"/>
    <w:rsid w:val="007B3ECA"/>
    <w:rsid w:val="007B47AC"/>
    <w:rsid w:val="007C2D04"/>
    <w:rsid w:val="007C3882"/>
    <w:rsid w:val="007C42DB"/>
    <w:rsid w:val="007C469E"/>
    <w:rsid w:val="007C57F1"/>
    <w:rsid w:val="007C5D78"/>
    <w:rsid w:val="007D33E1"/>
    <w:rsid w:val="007D415B"/>
    <w:rsid w:val="007D5FA2"/>
    <w:rsid w:val="007E0E0C"/>
    <w:rsid w:val="007E14ED"/>
    <w:rsid w:val="007E37FA"/>
    <w:rsid w:val="007E3E15"/>
    <w:rsid w:val="007E411B"/>
    <w:rsid w:val="007E5987"/>
    <w:rsid w:val="007E5E32"/>
    <w:rsid w:val="007E66AB"/>
    <w:rsid w:val="007E68ED"/>
    <w:rsid w:val="007E7732"/>
    <w:rsid w:val="007F0265"/>
    <w:rsid w:val="007F0D76"/>
    <w:rsid w:val="007F2778"/>
    <w:rsid w:val="007F4E02"/>
    <w:rsid w:val="007F7CB7"/>
    <w:rsid w:val="008015AD"/>
    <w:rsid w:val="00803415"/>
    <w:rsid w:val="00804B72"/>
    <w:rsid w:val="00807E5D"/>
    <w:rsid w:val="008110A1"/>
    <w:rsid w:val="008114CF"/>
    <w:rsid w:val="00812ADA"/>
    <w:rsid w:val="00814CCE"/>
    <w:rsid w:val="00816236"/>
    <w:rsid w:val="0081638A"/>
    <w:rsid w:val="00817A41"/>
    <w:rsid w:val="00817B3D"/>
    <w:rsid w:val="00821194"/>
    <w:rsid w:val="00826949"/>
    <w:rsid w:val="00826F43"/>
    <w:rsid w:val="0082726E"/>
    <w:rsid w:val="0082771B"/>
    <w:rsid w:val="0083091C"/>
    <w:rsid w:val="008338BE"/>
    <w:rsid w:val="008344A5"/>
    <w:rsid w:val="00834B44"/>
    <w:rsid w:val="00840133"/>
    <w:rsid w:val="00841703"/>
    <w:rsid w:val="008417A2"/>
    <w:rsid w:val="00842162"/>
    <w:rsid w:val="00843124"/>
    <w:rsid w:val="00843547"/>
    <w:rsid w:val="00844464"/>
    <w:rsid w:val="00844EC7"/>
    <w:rsid w:val="00847533"/>
    <w:rsid w:val="0084767A"/>
    <w:rsid w:val="00850E01"/>
    <w:rsid w:val="0085141D"/>
    <w:rsid w:val="00853834"/>
    <w:rsid w:val="008562CB"/>
    <w:rsid w:val="008571E9"/>
    <w:rsid w:val="0086076E"/>
    <w:rsid w:val="00863EA3"/>
    <w:rsid w:val="0086493B"/>
    <w:rsid w:val="00866591"/>
    <w:rsid w:val="008666AE"/>
    <w:rsid w:val="008679EC"/>
    <w:rsid w:val="00867D89"/>
    <w:rsid w:val="008710C1"/>
    <w:rsid w:val="00871619"/>
    <w:rsid w:val="008736E4"/>
    <w:rsid w:val="0087425F"/>
    <w:rsid w:val="008766CE"/>
    <w:rsid w:val="00877856"/>
    <w:rsid w:val="00877EA2"/>
    <w:rsid w:val="00880B2F"/>
    <w:rsid w:val="00883535"/>
    <w:rsid w:val="008865F0"/>
    <w:rsid w:val="0088684B"/>
    <w:rsid w:val="008879F3"/>
    <w:rsid w:val="00892B38"/>
    <w:rsid w:val="00895795"/>
    <w:rsid w:val="00896FC7"/>
    <w:rsid w:val="00897325"/>
    <w:rsid w:val="008A1615"/>
    <w:rsid w:val="008A2332"/>
    <w:rsid w:val="008A46A0"/>
    <w:rsid w:val="008A54A7"/>
    <w:rsid w:val="008A6321"/>
    <w:rsid w:val="008B0328"/>
    <w:rsid w:val="008B0CC0"/>
    <w:rsid w:val="008B0E40"/>
    <w:rsid w:val="008B1AF0"/>
    <w:rsid w:val="008B2DE7"/>
    <w:rsid w:val="008B4414"/>
    <w:rsid w:val="008B50B6"/>
    <w:rsid w:val="008B68C8"/>
    <w:rsid w:val="008B7D3F"/>
    <w:rsid w:val="008C0D03"/>
    <w:rsid w:val="008C1027"/>
    <w:rsid w:val="008C44B0"/>
    <w:rsid w:val="008C4626"/>
    <w:rsid w:val="008C4871"/>
    <w:rsid w:val="008C6B27"/>
    <w:rsid w:val="008C76B6"/>
    <w:rsid w:val="008C79DD"/>
    <w:rsid w:val="008D09E0"/>
    <w:rsid w:val="008D117C"/>
    <w:rsid w:val="008D170E"/>
    <w:rsid w:val="008D2CAD"/>
    <w:rsid w:val="008D35C8"/>
    <w:rsid w:val="008D39F0"/>
    <w:rsid w:val="008D47F2"/>
    <w:rsid w:val="008D4901"/>
    <w:rsid w:val="008D5357"/>
    <w:rsid w:val="008D5C2E"/>
    <w:rsid w:val="008D635D"/>
    <w:rsid w:val="008D6781"/>
    <w:rsid w:val="008D77B7"/>
    <w:rsid w:val="008D7BA6"/>
    <w:rsid w:val="008E1200"/>
    <w:rsid w:val="008E1EC5"/>
    <w:rsid w:val="008E3752"/>
    <w:rsid w:val="008E385B"/>
    <w:rsid w:val="008E38B8"/>
    <w:rsid w:val="008E64AD"/>
    <w:rsid w:val="008E6584"/>
    <w:rsid w:val="008F07D3"/>
    <w:rsid w:val="008F204C"/>
    <w:rsid w:val="008F3DC2"/>
    <w:rsid w:val="00900ECF"/>
    <w:rsid w:val="00901627"/>
    <w:rsid w:val="009021FE"/>
    <w:rsid w:val="00902CA7"/>
    <w:rsid w:val="00907A73"/>
    <w:rsid w:val="00911CA4"/>
    <w:rsid w:val="00913544"/>
    <w:rsid w:val="00915C96"/>
    <w:rsid w:val="009206A4"/>
    <w:rsid w:val="00920AD0"/>
    <w:rsid w:val="009229C6"/>
    <w:rsid w:val="00922BFB"/>
    <w:rsid w:val="00923589"/>
    <w:rsid w:val="00923858"/>
    <w:rsid w:val="009255F5"/>
    <w:rsid w:val="00926D20"/>
    <w:rsid w:val="00931300"/>
    <w:rsid w:val="00931778"/>
    <w:rsid w:val="0093368A"/>
    <w:rsid w:val="00933C71"/>
    <w:rsid w:val="00933DEE"/>
    <w:rsid w:val="00937C07"/>
    <w:rsid w:val="00940C94"/>
    <w:rsid w:val="00945FCB"/>
    <w:rsid w:val="009501D0"/>
    <w:rsid w:val="0095435B"/>
    <w:rsid w:val="00956449"/>
    <w:rsid w:val="00960F9C"/>
    <w:rsid w:val="009627DF"/>
    <w:rsid w:val="00962CA5"/>
    <w:rsid w:val="0096300B"/>
    <w:rsid w:val="00963BAD"/>
    <w:rsid w:val="00964307"/>
    <w:rsid w:val="00964688"/>
    <w:rsid w:val="00964B41"/>
    <w:rsid w:val="009657F8"/>
    <w:rsid w:val="00967D26"/>
    <w:rsid w:val="009720FB"/>
    <w:rsid w:val="00973A43"/>
    <w:rsid w:val="00973E3E"/>
    <w:rsid w:val="009763B2"/>
    <w:rsid w:val="009767D0"/>
    <w:rsid w:val="00982323"/>
    <w:rsid w:val="0098410E"/>
    <w:rsid w:val="00985693"/>
    <w:rsid w:val="0098659F"/>
    <w:rsid w:val="00987F21"/>
    <w:rsid w:val="0099072A"/>
    <w:rsid w:val="00993392"/>
    <w:rsid w:val="00995B52"/>
    <w:rsid w:val="009967D7"/>
    <w:rsid w:val="009A01E5"/>
    <w:rsid w:val="009A1DC3"/>
    <w:rsid w:val="009A2198"/>
    <w:rsid w:val="009A4D17"/>
    <w:rsid w:val="009A5E0E"/>
    <w:rsid w:val="009A6022"/>
    <w:rsid w:val="009A735C"/>
    <w:rsid w:val="009B2DF6"/>
    <w:rsid w:val="009B45DA"/>
    <w:rsid w:val="009B4B62"/>
    <w:rsid w:val="009B5284"/>
    <w:rsid w:val="009B5B8E"/>
    <w:rsid w:val="009C0D98"/>
    <w:rsid w:val="009C4A6F"/>
    <w:rsid w:val="009C6B8E"/>
    <w:rsid w:val="009D0AF7"/>
    <w:rsid w:val="009D2BAF"/>
    <w:rsid w:val="009D2E01"/>
    <w:rsid w:val="009D5431"/>
    <w:rsid w:val="009D5EAA"/>
    <w:rsid w:val="009E05B3"/>
    <w:rsid w:val="009E30B8"/>
    <w:rsid w:val="009E3F13"/>
    <w:rsid w:val="009E442A"/>
    <w:rsid w:val="009E4984"/>
    <w:rsid w:val="009E563F"/>
    <w:rsid w:val="009E63A3"/>
    <w:rsid w:val="009E72A3"/>
    <w:rsid w:val="009F4407"/>
    <w:rsid w:val="009F625F"/>
    <w:rsid w:val="009F693C"/>
    <w:rsid w:val="009F7FEE"/>
    <w:rsid w:val="00A01C59"/>
    <w:rsid w:val="00A0398B"/>
    <w:rsid w:val="00A05B63"/>
    <w:rsid w:val="00A05BBE"/>
    <w:rsid w:val="00A11722"/>
    <w:rsid w:val="00A12606"/>
    <w:rsid w:val="00A16EEA"/>
    <w:rsid w:val="00A17025"/>
    <w:rsid w:val="00A20430"/>
    <w:rsid w:val="00A213FD"/>
    <w:rsid w:val="00A25695"/>
    <w:rsid w:val="00A25CA0"/>
    <w:rsid w:val="00A27603"/>
    <w:rsid w:val="00A27977"/>
    <w:rsid w:val="00A30395"/>
    <w:rsid w:val="00A3046D"/>
    <w:rsid w:val="00A31432"/>
    <w:rsid w:val="00A31E52"/>
    <w:rsid w:val="00A3302C"/>
    <w:rsid w:val="00A34053"/>
    <w:rsid w:val="00A36838"/>
    <w:rsid w:val="00A41510"/>
    <w:rsid w:val="00A41FDB"/>
    <w:rsid w:val="00A447F3"/>
    <w:rsid w:val="00A45A5F"/>
    <w:rsid w:val="00A46F8E"/>
    <w:rsid w:val="00A522BE"/>
    <w:rsid w:val="00A541A4"/>
    <w:rsid w:val="00A54377"/>
    <w:rsid w:val="00A552DD"/>
    <w:rsid w:val="00A56B3C"/>
    <w:rsid w:val="00A65284"/>
    <w:rsid w:val="00A6646A"/>
    <w:rsid w:val="00A734D7"/>
    <w:rsid w:val="00A76EA7"/>
    <w:rsid w:val="00A77652"/>
    <w:rsid w:val="00A77DD0"/>
    <w:rsid w:val="00A77F52"/>
    <w:rsid w:val="00A802AE"/>
    <w:rsid w:val="00A802C6"/>
    <w:rsid w:val="00A81CD0"/>
    <w:rsid w:val="00A84B0F"/>
    <w:rsid w:val="00A858E3"/>
    <w:rsid w:val="00A86280"/>
    <w:rsid w:val="00A878B3"/>
    <w:rsid w:val="00A90E78"/>
    <w:rsid w:val="00A91E64"/>
    <w:rsid w:val="00A922D1"/>
    <w:rsid w:val="00A94251"/>
    <w:rsid w:val="00A9527F"/>
    <w:rsid w:val="00A956A0"/>
    <w:rsid w:val="00A96DC6"/>
    <w:rsid w:val="00A96F16"/>
    <w:rsid w:val="00A97484"/>
    <w:rsid w:val="00AA1686"/>
    <w:rsid w:val="00AA32CF"/>
    <w:rsid w:val="00AA3598"/>
    <w:rsid w:val="00AA5152"/>
    <w:rsid w:val="00AA5BAB"/>
    <w:rsid w:val="00AA6D84"/>
    <w:rsid w:val="00AA6EC8"/>
    <w:rsid w:val="00AA79BC"/>
    <w:rsid w:val="00AB01AC"/>
    <w:rsid w:val="00AB1B2D"/>
    <w:rsid w:val="00AB4B66"/>
    <w:rsid w:val="00AB4D72"/>
    <w:rsid w:val="00AC09D3"/>
    <w:rsid w:val="00AC187B"/>
    <w:rsid w:val="00AC1ED3"/>
    <w:rsid w:val="00AC256E"/>
    <w:rsid w:val="00AC31A3"/>
    <w:rsid w:val="00AC4215"/>
    <w:rsid w:val="00AC7E22"/>
    <w:rsid w:val="00AD134B"/>
    <w:rsid w:val="00AD35DE"/>
    <w:rsid w:val="00AD3932"/>
    <w:rsid w:val="00AD4DFC"/>
    <w:rsid w:val="00AD5166"/>
    <w:rsid w:val="00AD6AB9"/>
    <w:rsid w:val="00AD75E0"/>
    <w:rsid w:val="00AE13E1"/>
    <w:rsid w:val="00AE18F1"/>
    <w:rsid w:val="00AE1B4C"/>
    <w:rsid w:val="00AE2031"/>
    <w:rsid w:val="00AE2DBE"/>
    <w:rsid w:val="00AE2DC2"/>
    <w:rsid w:val="00AE3178"/>
    <w:rsid w:val="00AE3683"/>
    <w:rsid w:val="00AE387A"/>
    <w:rsid w:val="00AE4B47"/>
    <w:rsid w:val="00AE4E75"/>
    <w:rsid w:val="00AE566C"/>
    <w:rsid w:val="00AF2EE8"/>
    <w:rsid w:val="00AF5B9A"/>
    <w:rsid w:val="00AF6466"/>
    <w:rsid w:val="00AF6A63"/>
    <w:rsid w:val="00AF6AAA"/>
    <w:rsid w:val="00AF75DD"/>
    <w:rsid w:val="00B00D37"/>
    <w:rsid w:val="00B014B0"/>
    <w:rsid w:val="00B04BDB"/>
    <w:rsid w:val="00B06008"/>
    <w:rsid w:val="00B0671F"/>
    <w:rsid w:val="00B07DE3"/>
    <w:rsid w:val="00B11828"/>
    <w:rsid w:val="00B11B51"/>
    <w:rsid w:val="00B12699"/>
    <w:rsid w:val="00B15AC1"/>
    <w:rsid w:val="00B20559"/>
    <w:rsid w:val="00B209A5"/>
    <w:rsid w:val="00B22451"/>
    <w:rsid w:val="00B228D9"/>
    <w:rsid w:val="00B24B0B"/>
    <w:rsid w:val="00B27865"/>
    <w:rsid w:val="00B306F0"/>
    <w:rsid w:val="00B32089"/>
    <w:rsid w:val="00B36D24"/>
    <w:rsid w:val="00B44120"/>
    <w:rsid w:val="00B46527"/>
    <w:rsid w:val="00B47142"/>
    <w:rsid w:val="00B50C2B"/>
    <w:rsid w:val="00B5151E"/>
    <w:rsid w:val="00B548FE"/>
    <w:rsid w:val="00B55C78"/>
    <w:rsid w:val="00B56C4C"/>
    <w:rsid w:val="00B579C1"/>
    <w:rsid w:val="00B6009A"/>
    <w:rsid w:val="00B63AFF"/>
    <w:rsid w:val="00B64DDB"/>
    <w:rsid w:val="00B653FB"/>
    <w:rsid w:val="00B667AC"/>
    <w:rsid w:val="00B67EED"/>
    <w:rsid w:val="00B70F7B"/>
    <w:rsid w:val="00B71CA8"/>
    <w:rsid w:val="00B71DD8"/>
    <w:rsid w:val="00B73238"/>
    <w:rsid w:val="00B751F8"/>
    <w:rsid w:val="00B77BD9"/>
    <w:rsid w:val="00B80C9D"/>
    <w:rsid w:val="00B8137D"/>
    <w:rsid w:val="00B83AAF"/>
    <w:rsid w:val="00B84309"/>
    <w:rsid w:val="00B84D1A"/>
    <w:rsid w:val="00B8632A"/>
    <w:rsid w:val="00B879AF"/>
    <w:rsid w:val="00B90AB6"/>
    <w:rsid w:val="00B9689F"/>
    <w:rsid w:val="00B96BDE"/>
    <w:rsid w:val="00B970F0"/>
    <w:rsid w:val="00B97627"/>
    <w:rsid w:val="00BA03CD"/>
    <w:rsid w:val="00BA4BC7"/>
    <w:rsid w:val="00BA7082"/>
    <w:rsid w:val="00BA7427"/>
    <w:rsid w:val="00BB0522"/>
    <w:rsid w:val="00BB0FB9"/>
    <w:rsid w:val="00BB4016"/>
    <w:rsid w:val="00BB4CED"/>
    <w:rsid w:val="00BB5D44"/>
    <w:rsid w:val="00BC062F"/>
    <w:rsid w:val="00BC34FF"/>
    <w:rsid w:val="00BC37BB"/>
    <w:rsid w:val="00BC3E0D"/>
    <w:rsid w:val="00BC3F10"/>
    <w:rsid w:val="00BC711B"/>
    <w:rsid w:val="00BC7C65"/>
    <w:rsid w:val="00BC7CEB"/>
    <w:rsid w:val="00BD0DF0"/>
    <w:rsid w:val="00BD10C1"/>
    <w:rsid w:val="00BD3DA8"/>
    <w:rsid w:val="00BD3F07"/>
    <w:rsid w:val="00BD5ADE"/>
    <w:rsid w:val="00BD73F0"/>
    <w:rsid w:val="00BD76A6"/>
    <w:rsid w:val="00BE056F"/>
    <w:rsid w:val="00BE2542"/>
    <w:rsid w:val="00BE580B"/>
    <w:rsid w:val="00BE7554"/>
    <w:rsid w:val="00BE79E7"/>
    <w:rsid w:val="00BF21BC"/>
    <w:rsid w:val="00BF428D"/>
    <w:rsid w:val="00BF4578"/>
    <w:rsid w:val="00BF4679"/>
    <w:rsid w:val="00BF4CDD"/>
    <w:rsid w:val="00BF5F69"/>
    <w:rsid w:val="00BF6EAB"/>
    <w:rsid w:val="00BF7ACE"/>
    <w:rsid w:val="00C0083D"/>
    <w:rsid w:val="00C012E7"/>
    <w:rsid w:val="00C07AFD"/>
    <w:rsid w:val="00C10D60"/>
    <w:rsid w:val="00C10FCF"/>
    <w:rsid w:val="00C120AC"/>
    <w:rsid w:val="00C16F58"/>
    <w:rsid w:val="00C2110F"/>
    <w:rsid w:val="00C216DE"/>
    <w:rsid w:val="00C216EC"/>
    <w:rsid w:val="00C21DB9"/>
    <w:rsid w:val="00C22781"/>
    <w:rsid w:val="00C23561"/>
    <w:rsid w:val="00C23A7F"/>
    <w:rsid w:val="00C24F84"/>
    <w:rsid w:val="00C253D6"/>
    <w:rsid w:val="00C26678"/>
    <w:rsid w:val="00C26C94"/>
    <w:rsid w:val="00C27800"/>
    <w:rsid w:val="00C278BE"/>
    <w:rsid w:val="00C27E6F"/>
    <w:rsid w:val="00C3124C"/>
    <w:rsid w:val="00C313A3"/>
    <w:rsid w:val="00C34028"/>
    <w:rsid w:val="00C34719"/>
    <w:rsid w:val="00C36600"/>
    <w:rsid w:val="00C36FA2"/>
    <w:rsid w:val="00C37D06"/>
    <w:rsid w:val="00C4023F"/>
    <w:rsid w:val="00C41A10"/>
    <w:rsid w:val="00C42152"/>
    <w:rsid w:val="00C45EA2"/>
    <w:rsid w:val="00C50F44"/>
    <w:rsid w:val="00C524A0"/>
    <w:rsid w:val="00C52798"/>
    <w:rsid w:val="00C52AAB"/>
    <w:rsid w:val="00C57F0E"/>
    <w:rsid w:val="00C62412"/>
    <w:rsid w:val="00C62583"/>
    <w:rsid w:val="00C62D05"/>
    <w:rsid w:val="00C6553F"/>
    <w:rsid w:val="00C673C8"/>
    <w:rsid w:val="00C71267"/>
    <w:rsid w:val="00C75D2A"/>
    <w:rsid w:val="00C76309"/>
    <w:rsid w:val="00C76B79"/>
    <w:rsid w:val="00C806DE"/>
    <w:rsid w:val="00C80A66"/>
    <w:rsid w:val="00C81A92"/>
    <w:rsid w:val="00C82519"/>
    <w:rsid w:val="00C82980"/>
    <w:rsid w:val="00C83C6D"/>
    <w:rsid w:val="00C84139"/>
    <w:rsid w:val="00C84E62"/>
    <w:rsid w:val="00C84F3D"/>
    <w:rsid w:val="00C85A76"/>
    <w:rsid w:val="00C87FFD"/>
    <w:rsid w:val="00C906AB"/>
    <w:rsid w:val="00C92B70"/>
    <w:rsid w:val="00C94DB2"/>
    <w:rsid w:val="00C95D37"/>
    <w:rsid w:val="00C95FBF"/>
    <w:rsid w:val="00C96821"/>
    <w:rsid w:val="00CA33EB"/>
    <w:rsid w:val="00CA39DA"/>
    <w:rsid w:val="00CB093D"/>
    <w:rsid w:val="00CB1D1D"/>
    <w:rsid w:val="00CB361D"/>
    <w:rsid w:val="00CB4FE0"/>
    <w:rsid w:val="00CB6CE1"/>
    <w:rsid w:val="00CB7C3E"/>
    <w:rsid w:val="00CB7F9B"/>
    <w:rsid w:val="00CC38D5"/>
    <w:rsid w:val="00CC7270"/>
    <w:rsid w:val="00CC7473"/>
    <w:rsid w:val="00CD076E"/>
    <w:rsid w:val="00CD215C"/>
    <w:rsid w:val="00CD29B7"/>
    <w:rsid w:val="00CD3D2F"/>
    <w:rsid w:val="00CD3F82"/>
    <w:rsid w:val="00CD44DD"/>
    <w:rsid w:val="00CD57F3"/>
    <w:rsid w:val="00CD61E4"/>
    <w:rsid w:val="00CE19A5"/>
    <w:rsid w:val="00CE279F"/>
    <w:rsid w:val="00CE3DD9"/>
    <w:rsid w:val="00CE66B0"/>
    <w:rsid w:val="00CE73AB"/>
    <w:rsid w:val="00CE7DA2"/>
    <w:rsid w:val="00CF3BDE"/>
    <w:rsid w:val="00CF4196"/>
    <w:rsid w:val="00CF5D56"/>
    <w:rsid w:val="00CF71CB"/>
    <w:rsid w:val="00CF7356"/>
    <w:rsid w:val="00CF743A"/>
    <w:rsid w:val="00D029D6"/>
    <w:rsid w:val="00D02D70"/>
    <w:rsid w:val="00D030C0"/>
    <w:rsid w:val="00D05C2F"/>
    <w:rsid w:val="00D110A6"/>
    <w:rsid w:val="00D22A1F"/>
    <w:rsid w:val="00D2371E"/>
    <w:rsid w:val="00D23B4D"/>
    <w:rsid w:val="00D25E57"/>
    <w:rsid w:val="00D25EB6"/>
    <w:rsid w:val="00D268D9"/>
    <w:rsid w:val="00D3152A"/>
    <w:rsid w:val="00D33782"/>
    <w:rsid w:val="00D33945"/>
    <w:rsid w:val="00D3567D"/>
    <w:rsid w:val="00D362F1"/>
    <w:rsid w:val="00D42916"/>
    <w:rsid w:val="00D4523E"/>
    <w:rsid w:val="00D471E2"/>
    <w:rsid w:val="00D50E44"/>
    <w:rsid w:val="00D52855"/>
    <w:rsid w:val="00D55C13"/>
    <w:rsid w:val="00D55FBD"/>
    <w:rsid w:val="00D578F3"/>
    <w:rsid w:val="00D61F3A"/>
    <w:rsid w:val="00D622DB"/>
    <w:rsid w:val="00D63337"/>
    <w:rsid w:val="00D63BAF"/>
    <w:rsid w:val="00D64560"/>
    <w:rsid w:val="00D6633D"/>
    <w:rsid w:val="00D6788B"/>
    <w:rsid w:val="00D72453"/>
    <w:rsid w:val="00D804C4"/>
    <w:rsid w:val="00D823C7"/>
    <w:rsid w:val="00D85244"/>
    <w:rsid w:val="00D85F2C"/>
    <w:rsid w:val="00D8655E"/>
    <w:rsid w:val="00D87049"/>
    <w:rsid w:val="00D900FA"/>
    <w:rsid w:val="00D904B0"/>
    <w:rsid w:val="00D90BB3"/>
    <w:rsid w:val="00D92715"/>
    <w:rsid w:val="00D92B89"/>
    <w:rsid w:val="00D939F3"/>
    <w:rsid w:val="00D9686A"/>
    <w:rsid w:val="00DA098C"/>
    <w:rsid w:val="00DA4FE5"/>
    <w:rsid w:val="00DA5275"/>
    <w:rsid w:val="00DA74EB"/>
    <w:rsid w:val="00DB09D2"/>
    <w:rsid w:val="00DB1F3D"/>
    <w:rsid w:val="00DB2621"/>
    <w:rsid w:val="00DB52A3"/>
    <w:rsid w:val="00DB5A3A"/>
    <w:rsid w:val="00DB66AF"/>
    <w:rsid w:val="00DB69BB"/>
    <w:rsid w:val="00DC413C"/>
    <w:rsid w:val="00DD127D"/>
    <w:rsid w:val="00DD162A"/>
    <w:rsid w:val="00DD4C99"/>
    <w:rsid w:val="00DD4EF9"/>
    <w:rsid w:val="00DD7380"/>
    <w:rsid w:val="00DD767C"/>
    <w:rsid w:val="00DE0638"/>
    <w:rsid w:val="00DE15EF"/>
    <w:rsid w:val="00DE3DA2"/>
    <w:rsid w:val="00DE7746"/>
    <w:rsid w:val="00DF25E9"/>
    <w:rsid w:val="00DF3D56"/>
    <w:rsid w:val="00DF471A"/>
    <w:rsid w:val="00DF6EFB"/>
    <w:rsid w:val="00DF6F9A"/>
    <w:rsid w:val="00DF7A2C"/>
    <w:rsid w:val="00E00DBA"/>
    <w:rsid w:val="00E00F68"/>
    <w:rsid w:val="00E019C2"/>
    <w:rsid w:val="00E0278E"/>
    <w:rsid w:val="00E02ED4"/>
    <w:rsid w:val="00E04815"/>
    <w:rsid w:val="00E04BB8"/>
    <w:rsid w:val="00E052F0"/>
    <w:rsid w:val="00E06E7D"/>
    <w:rsid w:val="00E0779E"/>
    <w:rsid w:val="00E10192"/>
    <w:rsid w:val="00E10235"/>
    <w:rsid w:val="00E11973"/>
    <w:rsid w:val="00E20690"/>
    <w:rsid w:val="00E207A8"/>
    <w:rsid w:val="00E2126C"/>
    <w:rsid w:val="00E2265E"/>
    <w:rsid w:val="00E2322A"/>
    <w:rsid w:val="00E246DC"/>
    <w:rsid w:val="00E25F14"/>
    <w:rsid w:val="00E27889"/>
    <w:rsid w:val="00E31015"/>
    <w:rsid w:val="00E319A6"/>
    <w:rsid w:val="00E31B68"/>
    <w:rsid w:val="00E31F9C"/>
    <w:rsid w:val="00E33CA5"/>
    <w:rsid w:val="00E3415B"/>
    <w:rsid w:val="00E36CA7"/>
    <w:rsid w:val="00E42FAB"/>
    <w:rsid w:val="00E43A2D"/>
    <w:rsid w:val="00E46E9F"/>
    <w:rsid w:val="00E476C8"/>
    <w:rsid w:val="00E47AE6"/>
    <w:rsid w:val="00E513A7"/>
    <w:rsid w:val="00E5184F"/>
    <w:rsid w:val="00E51C26"/>
    <w:rsid w:val="00E5340D"/>
    <w:rsid w:val="00E53A53"/>
    <w:rsid w:val="00E53E09"/>
    <w:rsid w:val="00E5637D"/>
    <w:rsid w:val="00E567E1"/>
    <w:rsid w:val="00E56C4E"/>
    <w:rsid w:val="00E62E69"/>
    <w:rsid w:val="00E64B3A"/>
    <w:rsid w:val="00E6755E"/>
    <w:rsid w:val="00E7223A"/>
    <w:rsid w:val="00E72960"/>
    <w:rsid w:val="00E731BF"/>
    <w:rsid w:val="00E773DA"/>
    <w:rsid w:val="00E869FC"/>
    <w:rsid w:val="00E9096A"/>
    <w:rsid w:val="00E918F5"/>
    <w:rsid w:val="00E925E2"/>
    <w:rsid w:val="00E927B6"/>
    <w:rsid w:val="00E930F5"/>
    <w:rsid w:val="00E93816"/>
    <w:rsid w:val="00E95121"/>
    <w:rsid w:val="00E966F8"/>
    <w:rsid w:val="00E97914"/>
    <w:rsid w:val="00EA090E"/>
    <w:rsid w:val="00EA148C"/>
    <w:rsid w:val="00EA14C7"/>
    <w:rsid w:val="00EA1953"/>
    <w:rsid w:val="00EA2039"/>
    <w:rsid w:val="00EA30E0"/>
    <w:rsid w:val="00EB59F6"/>
    <w:rsid w:val="00EB5EAE"/>
    <w:rsid w:val="00EB733A"/>
    <w:rsid w:val="00EC0454"/>
    <w:rsid w:val="00EC0465"/>
    <w:rsid w:val="00EC1B48"/>
    <w:rsid w:val="00EC220C"/>
    <w:rsid w:val="00EC787E"/>
    <w:rsid w:val="00ED0B86"/>
    <w:rsid w:val="00ED2871"/>
    <w:rsid w:val="00ED2B47"/>
    <w:rsid w:val="00ED34AC"/>
    <w:rsid w:val="00ED6AFE"/>
    <w:rsid w:val="00ED7560"/>
    <w:rsid w:val="00ED7DD7"/>
    <w:rsid w:val="00EE079B"/>
    <w:rsid w:val="00EE0DDD"/>
    <w:rsid w:val="00EE0F97"/>
    <w:rsid w:val="00EE21EF"/>
    <w:rsid w:val="00EE3E5B"/>
    <w:rsid w:val="00EE45E7"/>
    <w:rsid w:val="00EE734B"/>
    <w:rsid w:val="00EF1CDA"/>
    <w:rsid w:val="00EF29AC"/>
    <w:rsid w:val="00EF3A0A"/>
    <w:rsid w:val="00EF401A"/>
    <w:rsid w:val="00EF465C"/>
    <w:rsid w:val="00F003AF"/>
    <w:rsid w:val="00F01AA8"/>
    <w:rsid w:val="00F01EE3"/>
    <w:rsid w:val="00F05C77"/>
    <w:rsid w:val="00F06552"/>
    <w:rsid w:val="00F07D3C"/>
    <w:rsid w:val="00F16A57"/>
    <w:rsid w:val="00F16C03"/>
    <w:rsid w:val="00F20766"/>
    <w:rsid w:val="00F23FBC"/>
    <w:rsid w:val="00F24636"/>
    <w:rsid w:val="00F25418"/>
    <w:rsid w:val="00F30A28"/>
    <w:rsid w:val="00F32671"/>
    <w:rsid w:val="00F339DB"/>
    <w:rsid w:val="00F34D3F"/>
    <w:rsid w:val="00F34FEC"/>
    <w:rsid w:val="00F35422"/>
    <w:rsid w:val="00F37243"/>
    <w:rsid w:val="00F4117A"/>
    <w:rsid w:val="00F41CE3"/>
    <w:rsid w:val="00F42E8D"/>
    <w:rsid w:val="00F42FD1"/>
    <w:rsid w:val="00F445BF"/>
    <w:rsid w:val="00F4467D"/>
    <w:rsid w:val="00F46A28"/>
    <w:rsid w:val="00F47BE4"/>
    <w:rsid w:val="00F51FE0"/>
    <w:rsid w:val="00F52C05"/>
    <w:rsid w:val="00F547B4"/>
    <w:rsid w:val="00F54DC4"/>
    <w:rsid w:val="00F5636C"/>
    <w:rsid w:val="00F6059C"/>
    <w:rsid w:val="00F60627"/>
    <w:rsid w:val="00F623E2"/>
    <w:rsid w:val="00F633E5"/>
    <w:rsid w:val="00F634BF"/>
    <w:rsid w:val="00F653AB"/>
    <w:rsid w:val="00F6596C"/>
    <w:rsid w:val="00F704FF"/>
    <w:rsid w:val="00F727CA"/>
    <w:rsid w:val="00F7438E"/>
    <w:rsid w:val="00F74CE4"/>
    <w:rsid w:val="00F75FB9"/>
    <w:rsid w:val="00F76130"/>
    <w:rsid w:val="00F809DF"/>
    <w:rsid w:val="00F81D94"/>
    <w:rsid w:val="00F84FF6"/>
    <w:rsid w:val="00F86550"/>
    <w:rsid w:val="00F87669"/>
    <w:rsid w:val="00F90FBE"/>
    <w:rsid w:val="00F927C0"/>
    <w:rsid w:val="00F960B1"/>
    <w:rsid w:val="00F97411"/>
    <w:rsid w:val="00F97DBE"/>
    <w:rsid w:val="00FA150B"/>
    <w:rsid w:val="00FA322F"/>
    <w:rsid w:val="00FA45C8"/>
    <w:rsid w:val="00FB1813"/>
    <w:rsid w:val="00FB223C"/>
    <w:rsid w:val="00FB3B4F"/>
    <w:rsid w:val="00FB46E9"/>
    <w:rsid w:val="00FB5CE5"/>
    <w:rsid w:val="00FC0E0F"/>
    <w:rsid w:val="00FC285A"/>
    <w:rsid w:val="00FC2BD1"/>
    <w:rsid w:val="00FC5F69"/>
    <w:rsid w:val="00FC6D38"/>
    <w:rsid w:val="00FD0A44"/>
    <w:rsid w:val="00FD1FAB"/>
    <w:rsid w:val="00FD1FCE"/>
    <w:rsid w:val="00FD4FE7"/>
    <w:rsid w:val="00FD670F"/>
    <w:rsid w:val="00FE1555"/>
    <w:rsid w:val="00FE1675"/>
    <w:rsid w:val="00FE20F0"/>
    <w:rsid w:val="00FE3E1D"/>
    <w:rsid w:val="00FE448C"/>
    <w:rsid w:val="00FE7E3D"/>
    <w:rsid w:val="00FF226C"/>
    <w:rsid w:val="00FF42AF"/>
    <w:rsid w:val="00FF7744"/>
    <w:rsid w:val="01003566"/>
    <w:rsid w:val="0158030D"/>
    <w:rsid w:val="016A3F75"/>
    <w:rsid w:val="01BB2CE4"/>
    <w:rsid w:val="0297153D"/>
    <w:rsid w:val="02A418D6"/>
    <w:rsid w:val="03076C6E"/>
    <w:rsid w:val="036D61DD"/>
    <w:rsid w:val="03820A50"/>
    <w:rsid w:val="03A50C67"/>
    <w:rsid w:val="03B33E42"/>
    <w:rsid w:val="04AE2C0D"/>
    <w:rsid w:val="05182CA6"/>
    <w:rsid w:val="052D72EC"/>
    <w:rsid w:val="0571760E"/>
    <w:rsid w:val="05AB403C"/>
    <w:rsid w:val="06DD20B0"/>
    <w:rsid w:val="06F528F0"/>
    <w:rsid w:val="075F65ED"/>
    <w:rsid w:val="07726CB7"/>
    <w:rsid w:val="08520E7B"/>
    <w:rsid w:val="08A41B4C"/>
    <w:rsid w:val="09265CF4"/>
    <w:rsid w:val="0A597DAC"/>
    <w:rsid w:val="0B1B5C6D"/>
    <w:rsid w:val="0B5678D1"/>
    <w:rsid w:val="0BCE6623"/>
    <w:rsid w:val="0D901E2F"/>
    <w:rsid w:val="0DD82BAE"/>
    <w:rsid w:val="0E181BD2"/>
    <w:rsid w:val="0F4523F4"/>
    <w:rsid w:val="0FC43C2F"/>
    <w:rsid w:val="10385071"/>
    <w:rsid w:val="1092556B"/>
    <w:rsid w:val="10D66127"/>
    <w:rsid w:val="11227FA9"/>
    <w:rsid w:val="118D479F"/>
    <w:rsid w:val="11C62316"/>
    <w:rsid w:val="12862A45"/>
    <w:rsid w:val="12D56314"/>
    <w:rsid w:val="1304536E"/>
    <w:rsid w:val="133E4E6A"/>
    <w:rsid w:val="135D419B"/>
    <w:rsid w:val="13A1179E"/>
    <w:rsid w:val="153951FE"/>
    <w:rsid w:val="157A356D"/>
    <w:rsid w:val="18FB2F7C"/>
    <w:rsid w:val="192D04CF"/>
    <w:rsid w:val="197C5111"/>
    <w:rsid w:val="19B3124F"/>
    <w:rsid w:val="19DA34B2"/>
    <w:rsid w:val="1A5B711F"/>
    <w:rsid w:val="1B5E03B0"/>
    <w:rsid w:val="1BAE7962"/>
    <w:rsid w:val="1BB24166"/>
    <w:rsid w:val="1BDA4944"/>
    <w:rsid w:val="1CC755DB"/>
    <w:rsid w:val="1CCB24F1"/>
    <w:rsid w:val="1CE0796B"/>
    <w:rsid w:val="1D5008C7"/>
    <w:rsid w:val="1D63560B"/>
    <w:rsid w:val="1DB136D5"/>
    <w:rsid w:val="1E1343CB"/>
    <w:rsid w:val="1E871F2E"/>
    <w:rsid w:val="1EDE358E"/>
    <w:rsid w:val="1F5F1760"/>
    <w:rsid w:val="1F7B509A"/>
    <w:rsid w:val="20064A69"/>
    <w:rsid w:val="206E568B"/>
    <w:rsid w:val="20963823"/>
    <w:rsid w:val="20B16EF4"/>
    <w:rsid w:val="20F47C73"/>
    <w:rsid w:val="22041665"/>
    <w:rsid w:val="227420AF"/>
    <w:rsid w:val="231C4D7C"/>
    <w:rsid w:val="233526F4"/>
    <w:rsid w:val="23B31B0F"/>
    <w:rsid w:val="247C4FE0"/>
    <w:rsid w:val="25A60F0A"/>
    <w:rsid w:val="25F2494A"/>
    <w:rsid w:val="26E81D51"/>
    <w:rsid w:val="26EF0B5D"/>
    <w:rsid w:val="27980D30"/>
    <w:rsid w:val="27990FD9"/>
    <w:rsid w:val="28047D65"/>
    <w:rsid w:val="28220571"/>
    <w:rsid w:val="285658EA"/>
    <w:rsid w:val="285667EB"/>
    <w:rsid w:val="29157907"/>
    <w:rsid w:val="29583FA2"/>
    <w:rsid w:val="29772B3B"/>
    <w:rsid w:val="2A220348"/>
    <w:rsid w:val="2B7A76B4"/>
    <w:rsid w:val="2BF022E9"/>
    <w:rsid w:val="2C6D1581"/>
    <w:rsid w:val="2C854E42"/>
    <w:rsid w:val="2D0D1D41"/>
    <w:rsid w:val="2D131BB7"/>
    <w:rsid w:val="2D22206C"/>
    <w:rsid w:val="2D257ECB"/>
    <w:rsid w:val="2DB76A10"/>
    <w:rsid w:val="2DD152A5"/>
    <w:rsid w:val="2ECB1262"/>
    <w:rsid w:val="2F2A70AF"/>
    <w:rsid w:val="2F5433BF"/>
    <w:rsid w:val="2F6F39AF"/>
    <w:rsid w:val="2F9D76B6"/>
    <w:rsid w:val="306749B9"/>
    <w:rsid w:val="30F14868"/>
    <w:rsid w:val="313435C7"/>
    <w:rsid w:val="315533BB"/>
    <w:rsid w:val="319B0E6D"/>
    <w:rsid w:val="319B359C"/>
    <w:rsid w:val="31C616A7"/>
    <w:rsid w:val="32353860"/>
    <w:rsid w:val="324D2A84"/>
    <w:rsid w:val="32803628"/>
    <w:rsid w:val="33713003"/>
    <w:rsid w:val="33B22B01"/>
    <w:rsid w:val="344377E7"/>
    <w:rsid w:val="3465704C"/>
    <w:rsid w:val="34AE5405"/>
    <w:rsid w:val="34BC71D8"/>
    <w:rsid w:val="35B95272"/>
    <w:rsid w:val="37262457"/>
    <w:rsid w:val="3745578B"/>
    <w:rsid w:val="385D652B"/>
    <w:rsid w:val="386B1281"/>
    <w:rsid w:val="39874DF4"/>
    <w:rsid w:val="3A1657B2"/>
    <w:rsid w:val="3A5A088B"/>
    <w:rsid w:val="3A9D0825"/>
    <w:rsid w:val="3B1D24DC"/>
    <w:rsid w:val="3B2210A1"/>
    <w:rsid w:val="3BBF652F"/>
    <w:rsid w:val="3C2A4EDC"/>
    <w:rsid w:val="3C8B5E8D"/>
    <w:rsid w:val="3D1F43AC"/>
    <w:rsid w:val="3D210440"/>
    <w:rsid w:val="3D3A2D16"/>
    <w:rsid w:val="3D6910B6"/>
    <w:rsid w:val="3D885597"/>
    <w:rsid w:val="3D9A5A9C"/>
    <w:rsid w:val="3DD40C31"/>
    <w:rsid w:val="3F1203DE"/>
    <w:rsid w:val="3F736AB8"/>
    <w:rsid w:val="3F7C1FDE"/>
    <w:rsid w:val="3FFA2C31"/>
    <w:rsid w:val="40061865"/>
    <w:rsid w:val="4010784F"/>
    <w:rsid w:val="41802A1D"/>
    <w:rsid w:val="41D06E2D"/>
    <w:rsid w:val="42F44922"/>
    <w:rsid w:val="431664E5"/>
    <w:rsid w:val="43B458C1"/>
    <w:rsid w:val="44F131AE"/>
    <w:rsid w:val="44FF6176"/>
    <w:rsid w:val="46142F48"/>
    <w:rsid w:val="465B7C4C"/>
    <w:rsid w:val="46717FDD"/>
    <w:rsid w:val="468B73AA"/>
    <w:rsid w:val="46A7657A"/>
    <w:rsid w:val="485B0E4A"/>
    <w:rsid w:val="4865343D"/>
    <w:rsid w:val="48BF6086"/>
    <w:rsid w:val="48E26C10"/>
    <w:rsid w:val="49274754"/>
    <w:rsid w:val="49373B13"/>
    <w:rsid w:val="49B5422C"/>
    <w:rsid w:val="49F15C2B"/>
    <w:rsid w:val="4A837C5B"/>
    <w:rsid w:val="4AB31C19"/>
    <w:rsid w:val="4ABC3341"/>
    <w:rsid w:val="4AC40DD3"/>
    <w:rsid w:val="4B036918"/>
    <w:rsid w:val="4B1D64C2"/>
    <w:rsid w:val="4B5E6B67"/>
    <w:rsid w:val="4BD80896"/>
    <w:rsid w:val="4D104B00"/>
    <w:rsid w:val="4D360610"/>
    <w:rsid w:val="4D4C2C83"/>
    <w:rsid w:val="4DB33AE5"/>
    <w:rsid w:val="4DEF172A"/>
    <w:rsid w:val="4EDC0CC6"/>
    <w:rsid w:val="4EEB6204"/>
    <w:rsid w:val="4F34585E"/>
    <w:rsid w:val="4FB6267B"/>
    <w:rsid w:val="504771D0"/>
    <w:rsid w:val="508D397F"/>
    <w:rsid w:val="50A471E1"/>
    <w:rsid w:val="50CC44C7"/>
    <w:rsid w:val="50E978D8"/>
    <w:rsid w:val="515623CE"/>
    <w:rsid w:val="51591206"/>
    <w:rsid w:val="51927D2F"/>
    <w:rsid w:val="51CC629F"/>
    <w:rsid w:val="51F160FE"/>
    <w:rsid w:val="52086346"/>
    <w:rsid w:val="52300800"/>
    <w:rsid w:val="528C4A07"/>
    <w:rsid w:val="52A579F1"/>
    <w:rsid w:val="52BE5573"/>
    <w:rsid w:val="530D7996"/>
    <w:rsid w:val="5374357F"/>
    <w:rsid w:val="53A92DC1"/>
    <w:rsid w:val="53B87A4C"/>
    <w:rsid w:val="53E3682D"/>
    <w:rsid w:val="54080B93"/>
    <w:rsid w:val="540E538C"/>
    <w:rsid w:val="541B2635"/>
    <w:rsid w:val="544B4320"/>
    <w:rsid w:val="544C1787"/>
    <w:rsid w:val="545862CA"/>
    <w:rsid w:val="545D3568"/>
    <w:rsid w:val="546970F7"/>
    <w:rsid w:val="54C91A24"/>
    <w:rsid w:val="54CD6A35"/>
    <w:rsid w:val="54F21D57"/>
    <w:rsid w:val="556236CB"/>
    <w:rsid w:val="55DB0B45"/>
    <w:rsid w:val="55F33C67"/>
    <w:rsid w:val="562C7B8C"/>
    <w:rsid w:val="56EF283E"/>
    <w:rsid w:val="57813DC5"/>
    <w:rsid w:val="57EF49E2"/>
    <w:rsid w:val="586252CA"/>
    <w:rsid w:val="58B111C9"/>
    <w:rsid w:val="58DF4294"/>
    <w:rsid w:val="59394133"/>
    <w:rsid w:val="59974318"/>
    <w:rsid w:val="5A6D54B2"/>
    <w:rsid w:val="5AA934F9"/>
    <w:rsid w:val="5B0D0154"/>
    <w:rsid w:val="5B4B7234"/>
    <w:rsid w:val="5BB423DD"/>
    <w:rsid w:val="5BD3324D"/>
    <w:rsid w:val="5CD326EE"/>
    <w:rsid w:val="5CF858B8"/>
    <w:rsid w:val="5EE06817"/>
    <w:rsid w:val="5F416D08"/>
    <w:rsid w:val="5FD32F5D"/>
    <w:rsid w:val="60902D0D"/>
    <w:rsid w:val="61900F1E"/>
    <w:rsid w:val="62094E57"/>
    <w:rsid w:val="629D1F6E"/>
    <w:rsid w:val="63741494"/>
    <w:rsid w:val="64003296"/>
    <w:rsid w:val="64954442"/>
    <w:rsid w:val="65CE2D59"/>
    <w:rsid w:val="65EC1786"/>
    <w:rsid w:val="66640214"/>
    <w:rsid w:val="66A55CBF"/>
    <w:rsid w:val="66BF1764"/>
    <w:rsid w:val="66C77F94"/>
    <w:rsid w:val="66ED5037"/>
    <w:rsid w:val="6700642F"/>
    <w:rsid w:val="67132F3E"/>
    <w:rsid w:val="673F04AA"/>
    <w:rsid w:val="67817E9D"/>
    <w:rsid w:val="6840044C"/>
    <w:rsid w:val="68691027"/>
    <w:rsid w:val="68A84791"/>
    <w:rsid w:val="68B14B05"/>
    <w:rsid w:val="69817427"/>
    <w:rsid w:val="699F2677"/>
    <w:rsid w:val="69B57A22"/>
    <w:rsid w:val="6A691ED1"/>
    <w:rsid w:val="6A9C6D94"/>
    <w:rsid w:val="6BAB66B3"/>
    <w:rsid w:val="6BD02EBB"/>
    <w:rsid w:val="6D0F06E4"/>
    <w:rsid w:val="6D370C9D"/>
    <w:rsid w:val="6D73641F"/>
    <w:rsid w:val="6E041217"/>
    <w:rsid w:val="6E826D4E"/>
    <w:rsid w:val="6F1D5A63"/>
    <w:rsid w:val="6F4A12CD"/>
    <w:rsid w:val="702849E8"/>
    <w:rsid w:val="7065555E"/>
    <w:rsid w:val="70946D76"/>
    <w:rsid w:val="709B7B7E"/>
    <w:rsid w:val="71511664"/>
    <w:rsid w:val="73913E12"/>
    <w:rsid w:val="74227013"/>
    <w:rsid w:val="74453244"/>
    <w:rsid w:val="74B446C8"/>
    <w:rsid w:val="74F76D9D"/>
    <w:rsid w:val="74FE5FFF"/>
    <w:rsid w:val="74FF72FD"/>
    <w:rsid w:val="760E40F4"/>
    <w:rsid w:val="779F1099"/>
    <w:rsid w:val="77FB6C92"/>
    <w:rsid w:val="78745608"/>
    <w:rsid w:val="787E54EB"/>
    <w:rsid w:val="793C3074"/>
    <w:rsid w:val="795153E3"/>
    <w:rsid w:val="79767232"/>
    <w:rsid w:val="79BF2169"/>
    <w:rsid w:val="79F11E61"/>
    <w:rsid w:val="7A633A72"/>
    <w:rsid w:val="7A9B7315"/>
    <w:rsid w:val="7B32757E"/>
    <w:rsid w:val="7B491F52"/>
    <w:rsid w:val="7BB050C7"/>
    <w:rsid w:val="7C2B7622"/>
    <w:rsid w:val="7C2E69DD"/>
    <w:rsid w:val="7C5F7404"/>
    <w:rsid w:val="7C875564"/>
    <w:rsid w:val="7CB93C66"/>
    <w:rsid w:val="7CE42851"/>
    <w:rsid w:val="7E5B0076"/>
    <w:rsid w:val="7E76650D"/>
    <w:rsid w:val="7E9C73A7"/>
    <w:rsid w:val="7EC81250"/>
    <w:rsid w:val="7ED40BD6"/>
    <w:rsid w:val="7F0B7BF3"/>
    <w:rsid w:val="7F400CF9"/>
    <w:rsid w:val="7F7D1F03"/>
    <w:rsid w:val="7F85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C0B2F36"/>
  <w15:docId w15:val="{FF80ACB6-8547-4466-A253-DBCC2D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  <w:lang w:val="en-US"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40"/>
        <w:tab w:val="right" w:leader="dot" w:pos="9016"/>
      </w:tabs>
      <w:spacing w:after="100"/>
    </w:pPr>
    <w:rPr>
      <w:b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val="en-US" w:bidi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lang w:val="en-US"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  <w:lang w:val="en-US"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bidi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eastAsiaTheme="minorEastAsia"/>
      <w:b/>
      <w:bCs/>
      <w:i/>
      <w:iCs/>
      <w:color w:val="4F81BD" w:themeColor="accent1"/>
      <w:lang w:val="en-US" w:bidi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1"/>
    <w:uiPriority w:val="29"/>
    <w:qFormat/>
    <w:rPr>
      <w:rFonts w:eastAsiaTheme="minorEastAsia"/>
      <w:i/>
      <w:iCs/>
      <w:color w:val="000000" w:themeColor="text1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bidi="en-US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en-US"/>
    </w:rPr>
  </w:style>
  <w:style w:type="character" w:customStyle="1" w:styleId="ListParagraphChar">
    <w:name w:val="List Paragraph Char"/>
    <w:basedOn w:val="DefaultParagraphFont"/>
    <w:link w:val="ListParagraph1"/>
    <w:uiPriority w:val="34"/>
    <w:qFormat/>
    <w:locked/>
    <w:rPr>
      <w:lang w:val="en-US" w:bidi="en-US"/>
    </w:rPr>
  </w:style>
  <w:style w:type="table" w:customStyle="1" w:styleId="GridTable4-Accent11">
    <w:name w:val="Grid Table 4 - Accent 11"/>
    <w:basedOn w:val="TableNormal"/>
    <w:uiPriority w:val="49"/>
    <w:qFormat/>
    <w:pPr>
      <w:spacing w:after="0" w:line="240" w:lineRule="auto"/>
    </w:pPr>
    <w:rPr>
      <w:sz w:val="24"/>
      <w:szCs w:val="24"/>
    </w:rPr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evision1">
    <w:name w:val="Revision1"/>
    <w:hidden/>
    <w:uiPriority w:val="99"/>
    <w:semiHidden/>
    <w:qFormat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  <w:lang w:val="en-US"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  <w:lang w:val="en-US" w:bidi="en-US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808080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A5BAB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E966F8"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biliyaTechnologies/MobiliyaFleetARMTemplate.git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MobiliyaTechnologies/TripService.git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hyperlink" Target="https://nodejs.org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hyperlink" Target="https://github.com/MobiliyaTechnologies/TripService.git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portal.azure.com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microsoft.com/office/2011/relationships/commentsExtended" Target="commentsExtended.xml"/><Relationship Id="rId52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docs.microsoft.com/en-us/azure/architecture/best-practices/naming-conventions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portal.azure.com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github.com/MobiliyaTechnologies/MobiliyaFleetWebPortal.git" TargetMode="External"/><Relationship Id="rId43" Type="http://schemas.openxmlformats.org/officeDocument/2006/relationships/comments" Target="comments.xml"/><Relationship Id="rId48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github.com/MobiliyaTechnologies/TripService.git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8.png"/><Relationship Id="rId46" Type="http://schemas.openxmlformats.org/officeDocument/2006/relationships/hyperlink" Target="https://developer.android.com/studio/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MobiliyaTechnologies/MobiliyaFleetARMTemplate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hyperlink" Target="https://localhost:4200" TargetMode="External"/><Relationship Id="rId49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B196AA-30E9-495F-9C84-38479B61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3304</Words>
  <Characters>18836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</dc:creator>
  <cp:lastModifiedBy>user</cp:lastModifiedBy>
  <cp:revision>2</cp:revision>
  <cp:lastPrinted>2018-05-04T19:56:00Z</cp:lastPrinted>
  <dcterms:created xsi:type="dcterms:W3CDTF">2018-05-29T13:37:00Z</dcterms:created>
  <dcterms:modified xsi:type="dcterms:W3CDTF">2018-05-29T13:37:00Z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