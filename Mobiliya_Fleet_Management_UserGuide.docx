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DCCA0" w14:textId="77777777" w:rsidR="002C43E0" w:rsidRDefault="006A0E1A">
      <w:pPr>
        <w:rPr>
          <w:rFonts w:asciiTheme="majorHAnsi" w:hAnsiTheme="majorHAnsi"/>
          <w:lang w:val="en-IN" w:eastAsia="en-IN" w:bidi="ar-SA"/>
        </w:rPr>
      </w:pPr>
      <w:r>
        <w:rPr>
          <w:rFonts w:asciiTheme="majorHAnsi" w:hAnsiTheme="majorHAnsi"/>
          <w:noProof/>
          <w:lang w:bidi="ar-SA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556500" cy="10689590"/>
            <wp:effectExtent l="0" t="0" r="635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1368" cy="106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8FD810" w14:textId="77777777" w:rsidR="002C43E0" w:rsidRDefault="002C43E0"/>
    <w:p w14:paraId="3960B1A8" w14:textId="77777777" w:rsidR="002C43E0" w:rsidRDefault="002C43E0"/>
    <w:p w14:paraId="4D8C5DAF" w14:textId="77777777" w:rsidR="002C43E0" w:rsidRDefault="002C43E0"/>
    <w:p w14:paraId="1CF2F2BF" w14:textId="77777777" w:rsidR="002C43E0" w:rsidRDefault="002C43E0"/>
    <w:p w14:paraId="2F5739A4" w14:textId="77777777" w:rsidR="002C43E0" w:rsidRDefault="002C43E0"/>
    <w:p w14:paraId="404B2185" w14:textId="77777777" w:rsidR="002C43E0" w:rsidRDefault="002C43E0"/>
    <w:p w14:paraId="1D51B619" w14:textId="77777777" w:rsidR="002C43E0" w:rsidRDefault="002C43E0"/>
    <w:p w14:paraId="62C39B32" w14:textId="77777777" w:rsidR="002C43E0" w:rsidRDefault="002C43E0"/>
    <w:p w14:paraId="0525BD43" w14:textId="77777777" w:rsidR="002C43E0" w:rsidRDefault="002C43E0"/>
    <w:p w14:paraId="13DA5CA1" w14:textId="77777777" w:rsidR="002C43E0" w:rsidRDefault="002C43E0"/>
    <w:p w14:paraId="3B204330" w14:textId="77777777" w:rsidR="002C43E0" w:rsidRDefault="002C43E0"/>
    <w:p w14:paraId="5FBE52D7" w14:textId="77777777" w:rsidR="002C43E0" w:rsidRDefault="002C43E0"/>
    <w:p w14:paraId="237CEA1C" w14:textId="77777777" w:rsidR="002C43E0" w:rsidRDefault="002C43E0"/>
    <w:p w14:paraId="0A2DEC26" w14:textId="77777777" w:rsidR="002C43E0" w:rsidRDefault="002C43E0"/>
    <w:p w14:paraId="1EC91538" w14:textId="77777777" w:rsidR="002C43E0" w:rsidRDefault="002C43E0"/>
    <w:p w14:paraId="233FCDA7" w14:textId="77777777" w:rsidR="002C43E0" w:rsidRDefault="002C43E0"/>
    <w:p w14:paraId="61C13E02" w14:textId="77777777" w:rsidR="002C43E0" w:rsidRDefault="002C43E0"/>
    <w:p w14:paraId="4D74B15C" w14:textId="77777777" w:rsidR="002C43E0" w:rsidRDefault="002C43E0"/>
    <w:p w14:paraId="10C50013" w14:textId="77777777" w:rsidR="002C43E0" w:rsidRDefault="002C43E0"/>
    <w:p w14:paraId="70A090B9" w14:textId="77777777" w:rsidR="002C43E0" w:rsidRDefault="002C43E0"/>
    <w:p w14:paraId="5ADCEF68" w14:textId="77777777" w:rsidR="002C43E0" w:rsidRDefault="002C43E0"/>
    <w:p w14:paraId="68D95FB1" w14:textId="77777777" w:rsidR="002C43E0" w:rsidRDefault="002C43E0"/>
    <w:p w14:paraId="7638ED41" w14:textId="77777777" w:rsidR="002C43E0" w:rsidRDefault="002C43E0"/>
    <w:p w14:paraId="00F2BC4C" w14:textId="77777777" w:rsidR="002C43E0" w:rsidRDefault="002C43E0"/>
    <w:p w14:paraId="7B2E4F73" w14:textId="77777777" w:rsidR="002C43E0" w:rsidRDefault="002C43E0"/>
    <w:p w14:paraId="3AAAF68D" w14:textId="77777777" w:rsidR="002C43E0" w:rsidRDefault="002C43E0"/>
    <w:p w14:paraId="4BC14355" w14:textId="77777777" w:rsidR="002C43E0" w:rsidRDefault="002C43E0"/>
    <w:p w14:paraId="5040F1FD" w14:textId="77777777" w:rsidR="002C43E0" w:rsidRDefault="002C43E0"/>
    <w:tbl>
      <w:tblPr>
        <w:tblStyle w:val="TableGrid"/>
        <w:tblW w:w="3794" w:type="dxa"/>
        <w:tblLayout w:type="fixed"/>
        <w:tblLook w:val="04A0" w:firstRow="1" w:lastRow="0" w:firstColumn="1" w:lastColumn="0" w:noHBand="0" w:noVBand="1"/>
      </w:tblPr>
      <w:tblGrid>
        <w:gridCol w:w="1668"/>
        <w:gridCol w:w="2126"/>
      </w:tblGrid>
      <w:tr w:rsidR="002C43E0" w14:paraId="4A459E1C" w14:textId="77777777">
        <w:tc>
          <w:tcPr>
            <w:tcW w:w="3794" w:type="dxa"/>
            <w:gridSpan w:val="2"/>
            <w:shd w:val="clear" w:color="auto" w:fill="C6D9F1" w:themeFill="text2" w:themeFillTint="33"/>
          </w:tcPr>
          <w:p w14:paraId="66905624" w14:textId="77777777" w:rsidR="002C43E0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  <w:b/>
              </w:rPr>
            </w:pPr>
            <w:r>
              <w:rPr>
                <w:rFonts w:eastAsiaTheme="minorHAnsi"/>
                <w:b/>
              </w:rPr>
              <w:t>Revision History</w:t>
            </w:r>
          </w:p>
        </w:tc>
      </w:tr>
      <w:tr w:rsidR="002C43E0" w14:paraId="41E00E04" w14:textId="77777777">
        <w:tc>
          <w:tcPr>
            <w:tcW w:w="1668" w:type="dxa"/>
          </w:tcPr>
          <w:p w14:paraId="6BCF7BC0" w14:textId="77777777" w:rsidR="002C43E0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Version No.</w:t>
            </w:r>
          </w:p>
        </w:tc>
        <w:tc>
          <w:tcPr>
            <w:tcW w:w="2126" w:type="dxa"/>
          </w:tcPr>
          <w:p w14:paraId="11CB5DF4" w14:textId="77777777" w:rsidR="002C43E0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1.0</w:t>
            </w:r>
          </w:p>
        </w:tc>
      </w:tr>
      <w:tr w:rsidR="002C43E0" w14:paraId="091AAF9F" w14:textId="77777777">
        <w:tc>
          <w:tcPr>
            <w:tcW w:w="1668" w:type="dxa"/>
          </w:tcPr>
          <w:p w14:paraId="4B868805" w14:textId="77777777" w:rsidR="002C43E0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Authorized By</w:t>
            </w:r>
          </w:p>
        </w:tc>
        <w:tc>
          <w:tcPr>
            <w:tcW w:w="2126" w:type="dxa"/>
          </w:tcPr>
          <w:p w14:paraId="031CF61F" w14:textId="77777777" w:rsidR="002C43E0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Sagar Shah</w:t>
            </w:r>
          </w:p>
        </w:tc>
      </w:tr>
    </w:tbl>
    <w:p w14:paraId="5FD02E9E" w14:textId="77777777" w:rsidR="002C43E0" w:rsidRDefault="002C43E0">
      <w:pPr>
        <w:tabs>
          <w:tab w:val="left" w:pos="1815"/>
        </w:tabs>
      </w:pPr>
    </w:p>
    <w:p w14:paraId="50995BA6" w14:textId="77777777" w:rsidR="002C43E0" w:rsidRDefault="006A0E1A">
      <w:pPr>
        <w:tabs>
          <w:tab w:val="left" w:pos="1815"/>
        </w:tabs>
      </w:pPr>
      <w:r>
        <w:t xml:space="preserve">© 2018 Mobiliya Technologies  </w:t>
      </w:r>
    </w:p>
    <w:p w14:paraId="265DCE51" w14:textId="77777777" w:rsidR="002C43E0" w:rsidRDefault="006A0E1A">
      <w:pPr>
        <w:tabs>
          <w:tab w:val="left" w:pos="1815"/>
        </w:tabs>
        <w:jc w:val="both"/>
      </w:pPr>
      <w:r>
        <w:t xml:space="preserve">Strictly Private and Confidential. No part of this document should be reproduced or distributed without the prior permission of </w:t>
      </w:r>
      <w:r>
        <w:t>Mobiliya Technologies.</w:t>
      </w:r>
    </w:p>
    <w:p w14:paraId="77C0B930" w14:textId="77777777" w:rsidR="002C43E0" w:rsidRDefault="002C43E0">
      <w:pPr>
        <w:tabs>
          <w:tab w:val="left" w:pos="6360"/>
        </w:tabs>
      </w:pPr>
    </w:p>
    <w:p w14:paraId="378D5662" w14:textId="77777777" w:rsidR="002C43E0" w:rsidRDefault="002C43E0">
      <w:pPr>
        <w:tabs>
          <w:tab w:val="left" w:pos="6360"/>
        </w:tabs>
      </w:pPr>
    </w:p>
    <w:p w14:paraId="4437AF77" w14:textId="77777777" w:rsidR="002C43E0" w:rsidRDefault="002C43E0">
      <w:pPr>
        <w:tabs>
          <w:tab w:val="left" w:pos="6360"/>
        </w:tabs>
      </w:pPr>
    </w:p>
    <w:p w14:paraId="2753351C" w14:textId="77777777" w:rsidR="002C43E0" w:rsidRDefault="002C43E0">
      <w:pPr>
        <w:tabs>
          <w:tab w:val="left" w:pos="6360"/>
        </w:tabs>
      </w:pPr>
    </w:p>
    <w:p w14:paraId="3E293496" w14:textId="77777777" w:rsidR="002C43E0" w:rsidRDefault="002C43E0">
      <w:pPr>
        <w:tabs>
          <w:tab w:val="left" w:pos="6360"/>
        </w:tabs>
      </w:pPr>
    </w:p>
    <w:p w14:paraId="4DD327EC" w14:textId="77777777" w:rsidR="002C43E0" w:rsidRDefault="002C43E0">
      <w:pPr>
        <w:tabs>
          <w:tab w:val="left" w:pos="6360"/>
        </w:tabs>
      </w:pPr>
    </w:p>
    <w:p w14:paraId="38AF62E0" w14:textId="77777777" w:rsidR="002C43E0" w:rsidRDefault="002C43E0">
      <w:pPr>
        <w:tabs>
          <w:tab w:val="left" w:pos="6360"/>
        </w:tabs>
      </w:pPr>
    </w:p>
    <w:p w14:paraId="3B70F28F" w14:textId="77777777" w:rsidR="002C43E0" w:rsidRDefault="002C43E0">
      <w:pPr>
        <w:tabs>
          <w:tab w:val="left" w:pos="6360"/>
        </w:tabs>
      </w:pPr>
    </w:p>
    <w:p w14:paraId="771620DA" w14:textId="77777777" w:rsidR="002C43E0" w:rsidRDefault="002C43E0">
      <w:pPr>
        <w:tabs>
          <w:tab w:val="left" w:pos="6360"/>
        </w:tabs>
      </w:pPr>
    </w:p>
    <w:p w14:paraId="26F74149" w14:textId="77777777" w:rsidR="002C43E0" w:rsidRDefault="002C43E0">
      <w:pPr>
        <w:tabs>
          <w:tab w:val="left" w:pos="6360"/>
        </w:tabs>
      </w:pPr>
    </w:p>
    <w:p w14:paraId="76904B2F" w14:textId="77777777" w:rsidR="002C43E0" w:rsidRDefault="002C43E0">
      <w:pPr>
        <w:tabs>
          <w:tab w:val="left" w:pos="6360"/>
        </w:tabs>
      </w:pPr>
    </w:p>
    <w:p w14:paraId="18A136B9" w14:textId="77777777" w:rsidR="002C43E0" w:rsidRDefault="002C43E0">
      <w:pPr>
        <w:tabs>
          <w:tab w:val="left" w:pos="6360"/>
        </w:tabs>
      </w:pPr>
    </w:p>
    <w:p w14:paraId="7BBD195E" w14:textId="77777777" w:rsidR="002C43E0" w:rsidRDefault="002C43E0">
      <w:pPr>
        <w:tabs>
          <w:tab w:val="left" w:pos="6360"/>
        </w:tabs>
      </w:pPr>
    </w:p>
    <w:p w14:paraId="208313E7" w14:textId="77777777" w:rsidR="002C43E0" w:rsidRDefault="002C43E0">
      <w:pPr>
        <w:tabs>
          <w:tab w:val="left" w:pos="6360"/>
        </w:tabs>
      </w:pPr>
    </w:p>
    <w:p w14:paraId="5F9F35FF" w14:textId="77777777" w:rsidR="002C43E0" w:rsidRDefault="002C43E0">
      <w:pPr>
        <w:tabs>
          <w:tab w:val="left" w:pos="6360"/>
        </w:tabs>
      </w:pPr>
    </w:p>
    <w:p w14:paraId="79E75080" w14:textId="77777777" w:rsidR="002C43E0" w:rsidRDefault="002C43E0">
      <w:pPr>
        <w:tabs>
          <w:tab w:val="left" w:pos="6360"/>
        </w:tabs>
      </w:pPr>
    </w:p>
    <w:p w14:paraId="3A0828AD" w14:textId="77777777" w:rsidR="002C43E0" w:rsidRDefault="002C43E0">
      <w:pPr>
        <w:tabs>
          <w:tab w:val="left" w:pos="6360"/>
        </w:tabs>
      </w:pPr>
    </w:p>
    <w:p w14:paraId="660D3728" w14:textId="77777777" w:rsidR="002C43E0" w:rsidRDefault="002C43E0">
      <w:pPr>
        <w:tabs>
          <w:tab w:val="left" w:pos="6360"/>
        </w:tabs>
      </w:pPr>
    </w:p>
    <w:p w14:paraId="2409F038" w14:textId="77777777" w:rsidR="002C43E0" w:rsidRDefault="002C43E0">
      <w:pPr>
        <w:tabs>
          <w:tab w:val="left" w:pos="6360"/>
        </w:tabs>
      </w:pPr>
    </w:p>
    <w:p w14:paraId="2C516365" w14:textId="77777777" w:rsidR="002C43E0" w:rsidRDefault="002C43E0">
      <w:pPr>
        <w:tabs>
          <w:tab w:val="left" w:pos="6360"/>
        </w:tabs>
      </w:pPr>
    </w:p>
    <w:p w14:paraId="495EE55E" w14:textId="77777777" w:rsidR="002C43E0" w:rsidRDefault="002C43E0">
      <w:pPr>
        <w:tabs>
          <w:tab w:val="left" w:pos="6360"/>
        </w:tabs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  <w:id w:val="-1841072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923285" w14:textId="77777777" w:rsidR="002C43E0" w:rsidRDefault="006A0E1A">
          <w:pPr>
            <w:pStyle w:val="TOCHeading2"/>
          </w:pPr>
          <w:r>
            <w:t>Contents</w:t>
          </w:r>
        </w:p>
        <w:p w14:paraId="7BA8FD51" w14:textId="77777777" w:rsidR="002C43E0" w:rsidRDefault="006A0E1A">
          <w:pPr>
            <w:pStyle w:val="TOC1"/>
            <w:rPr>
              <w:ins w:id="0" w:author="user" w:date="2018-05-29T18:53:00Z"/>
              <w:b w:val="0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1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"_Toc515383320"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1.</w: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Style w:val="Hyperlink"/>
              </w:rPr>
              <w:t>Introduction</w:t>
            </w:r>
            <w:r>
              <w:tab/>
            </w:r>
            <w:r>
              <w:fldChar w:fldCharType="begin"/>
            </w:r>
            <w:r>
              <w:instrText xml:space="preserve"> PAGEREF _Toc515383320 \h </w:instrText>
            </w:r>
          </w:ins>
          <w:r>
            <w:fldChar w:fldCharType="separate"/>
          </w:r>
          <w:ins w:id="2" w:author="user" w:date="2018-05-29T18:53:00Z">
            <w:r>
              <w:t>5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1D0B06F0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3" w:author="user" w:date="2018-05-29T18:53:00Z"/>
              <w:lang w:val="en-IN" w:eastAsia="en-IN" w:bidi="ar-SA"/>
            </w:rPr>
          </w:pPr>
          <w:ins w:id="4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"_Toc515383321"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1.1.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</w:rPr>
              <w:t>About this Guide</w:t>
            </w:r>
            <w:r>
              <w:tab/>
            </w:r>
            <w:r>
              <w:fldChar w:fldCharType="begin"/>
            </w:r>
            <w:r>
              <w:instrText xml:space="preserve"> PAGEREF _Toc515383321 \h </w:instrText>
            </w:r>
          </w:ins>
          <w:r>
            <w:fldChar w:fldCharType="separate"/>
          </w:r>
          <w:ins w:id="5" w:author="user" w:date="2018-05-29T18:53:00Z">
            <w:r>
              <w:t>5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4B15D810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6" w:author="user" w:date="2018-05-29T18:53:00Z"/>
              <w:lang w:val="en-IN" w:eastAsia="en-IN" w:bidi="ar-SA"/>
            </w:rPr>
          </w:pPr>
          <w:ins w:id="7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"_Toc515383322"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1.2.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</w:rPr>
              <w:t>About Mobiliya Fleet Management Solution</w:t>
            </w:r>
            <w:r>
              <w:tab/>
            </w:r>
            <w:r>
              <w:fldChar w:fldCharType="begin"/>
            </w:r>
            <w:r>
              <w:instrText xml:space="preserve"> PAGEREF _Toc515383322 \h </w:instrText>
            </w:r>
          </w:ins>
          <w:r>
            <w:fldChar w:fldCharType="separate"/>
          </w:r>
          <w:ins w:id="8" w:author="user" w:date="2018-05-29T18:53:00Z">
            <w:r>
              <w:t>5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200EC477" w14:textId="77777777" w:rsidR="002C43E0" w:rsidRDefault="006A0E1A">
          <w:pPr>
            <w:pStyle w:val="TOC1"/>
            <w:rPr>
              <w:ins w:id="9" w:author="user" w:date="2018-05-29T18:53:00Z"/>
              <w:b w:val="0"/>
              <w:lang w:val="en-IN" w:eastAsia="en-IN" w:bidi="ar-SA"/>
            </w:rPr>
          </w:pPr>
          <w:ins w:id="10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 xml:space="preserve">HYPERLINK \l </w:instrText>
            </w:r>
            <w:r>
              <w:instrText>"_Toc515383323"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2.</w: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Style w:val="Hyperlink"/>
              </w:rPr>
              <w:t>System Architecture</w:t>
            </w:r>
            <w:r>
              <w:tab/>
            </w:r>
            <w:r>
              <w:fldChar w:fldCharType="begin"/>
            </w:r>
            <w:r>
              <w:instrText xml:space="preserve"> PAGEREF _Toc515383323 \h </w:instrText>
            </w:r>
          </w:ins>
          <w:r>
            <w:fldChar w:fldCharType="separate"/>
          </w:r>
          <w:ins w:id="11" w:author="user" w:date="2018-05-29T18:53:00Z">
            <w:r>
              <w:t>6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7193DD39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12" w:author="user" w:date="2018-05-29T18:53:00Z"/>
              <w:lang w:val="en-IN" w:eastAsia="en-IN" w:bidi="ar-SA"/>
            </w:rPr>
          </w:pPr>
          <w:ins w:id="13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"_Toc515383324"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2.1.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</w:rPr>
              <w:t>Mobile App Components</w:t>
            </w:r>
            <w:r>
              <w:tab/>
            </w:r>
            <w:r>
              <w:fldChar w:fldCharType="begin"/>
            </w:r>
            <w:r>
              <w:instrText xml:space="preserve"> PAGEREF _Toc515383324 \h </w:instrText>
            </w:r>
          </w:ins>
          <w:r>
            <w:fldChar w:fldCharType="separate"/>
          </w:r>
          <w:ins w:id="14" w:author="user" w:date="2018-05-29T18:53:00Z">
            <w:r>
              <w:t>6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509AC54C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15" w:author="user" w:date="2018-05-29T18:53:00Z"/>
              <w:lang w:val="en-IN" w:eastAsia="en-IN" w:bidi="ar-SA"/>
            </w:rPr>
          </w:pPr>
          <w:ins w:id="16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"_Toc515383325"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2.2.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</w:rPr>
              <w:t>Cloud Application Components</w:t>
            </w:r>
            <w:r>
              <w:tab/>
            </w:r>
            <w:r>
              <w:fldChar w:fldCharType="begin"/>
            </w:r>
            <w:r>
              <w:instrText xml:space="preserve"> PAGEREF _Toc515383325 \h </w:instrText>
            </w:r>
          </w:ins>
          <w:r>
            <w:fldChar w:fldCharType="separate"/>
          </w:r>
          <w:ins w:id="17" w:author="user" w:date="2018-05-29T18:53:00Z">
            <w:r>
              <w:t>8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5C8FDC89" w14:textId="77777777" w:rsidR="002C43E0" w:rsidRDefault="006A0E1A">
          <w:pPr>
            <w:pStyle w:val="TOC1"/>
            <w:rPr>
              <w:ins w:id="18" w:author="user" w:date="2018-05-29T18:53:00Z"/>
              <w:b w:val="0"/>
              <w:lang w:val="en-IN" w:eastAsia="en-IN" w:bidi="ar-SA"/>
            </w:rPr>
          </w:pPr>
          <w:ins w:id="19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"_Toc515383326"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3.</w: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Style w:val="Hyperlink"/>
              </w:rPr>
              <w:t>Intended Audience</w:t>
            </w:r>
            <w:r>
              <w:tab/>
            </w:r>
            <w:r>
              <w:fldChar w:fldCharType="begin"/>
            </w:r>
            <w:r>
              <w:instrText xml:space="preserve"> PAGEREF _Toc515383326 \h </w:instrText>
            </w:r>
          </w:ins>
          <w:r>
            <w:fldChar w:fldCharType="separate"/>
          </w:r>
          <w:ins w:id="20" w:author="user" w:date="2018-05-29T18:53:00Z">
            <w:r>
              <w:t>9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160C4B24" w14:textId="77777777" w:rsidR="002C43E0" w:rsidRDefault="006A0E1A">
          <w:pPr>
            <w:pStyle w:val="TOC1"/>
            <w:rPr>
              <w:ins w:id="21" w:author="user" w:date="2018-05-29T18:53:00Z"/>
              <w:b w:val="0"/>
              <w:lang w:val="en-IN" w:eastAsia="en-IN" w:bidi="ar-SA"/>
            </w:rPr>
          </w:pPr>
          <w:ins w:id="22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"_Toc515383327"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4.</w: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Style w:val="Hyperlink"/>
                <w:lang w:val="en-IN"/>
              </w:rPr>
              <w:t>Deplo</w:t>
            </w:r>
            <w:r>
              <w:rPr>
                <w:rStyle w:val="Hyperlink"/>
                <w:lang w:val="en-IN"/>
              </w:rPr>
              <w:t>ying Resources using ARMTemplate on Azure</w:t>
            </w:r>
            <w:r>
              <w:tab/>
            </w:r>
            <w:r>
              <w:fldChar w:fldCharType="begin"/>
            </w:r>
            <w:r>
              <w:instrText xml:space="preserve"> PAGEREF _Toc515383327 \h </w:instrText>
            </w:r>
          </w:ins>
          <w:r>
            <w:fldChar w:fldCharType="separate"/>
          </w:r>
          <w:ins w:id="23" w:author="user" w:date="2018-05-29T18:53:00Z">
            <w:r>
              <w:t>10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70AB4F9C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24" w:author="user" w:date="2018-05-29T18:53:00Z"/>
              <w:lang w:val="en-IN" w:eastAsia="en-IN" w:bidi="ar-SA"/>
            </w:rPr>
          </w:pPr>
          <w:ins w:id="25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"_Toc515383328"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4.1.1.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1: Clone Repository</w:t>
            </w:r>
            <w:r>
              <w:tab/>
            </w:r>
            <w:r>
              <w:fldChar w:fldCharType="begin"/>
            </w:r>
            <w:r>
              <w:instrText xml:space="preserve"> PAGEREF _Toc515383328 \h </w:instrText>
            </w:r>
          </w:ins>
          <w:r>
            <w:fldChar w:fldCharType="separate"/>
          </w:r>
          <w:ins w:id="26" w:author="user" w:date="2018-05-29T18:53:00Z">
            <w:r>
              <w:t>10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771A01F7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27" w:author="user" w:date="2018-05-29T18:53:00Z"/>
              <w:lang w:val="en-IN" w:eastAsia="en-IN" w:bidi="ar-SA"/>
            </w:rPr>
          </w:pPr>
          <w:ins w:id="28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"_Toc515383329"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4.1.2.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2: Create Resource Group</w:t>
            </w:r>
            <w:r>
              <w:tab/>
            </w:r>
            <w:r>
              <w:fldChar w:fldCharType="begin"/>
            </w:r>
            <w:r>
              <w:instrText xml:space="preserve"> PAGEREF _Toc515383329 \h </w:instrText>
            </w:r>
          </w:ins>
          <w:r>
            <w:fldChar w:fldCharType="separate"/>
          </w:r>
          <w:ins w:id="29" w:author="user" w:date="2018-05-29T18:53:00Z">
            <w:r>
              <w:t>10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3BCA48F5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30" w:author="user" w:date="2018-05-29T18:53:00Z"/>
              <w:lang w:val="en-IN" w:eastAsia="en-IN" w:bidi="ar-SA"/>
            </w:rPr>
          </w:pPr>
          <w:ins w:id="31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"_Toc515383330"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4.1.3.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3: Create Resources Using Template</w:t>
            </w:r>
            <w:r>
              <w:tab/>
            </w:r>
            <w:r>
              <w:fldChar w:fldCharType="begin"/>
            </w:r>
            <w:r>
              <w:instrText xml:space="preserve"> PAGEREF _Toc515383330 \h </w:instrText>
            </w:r>
          </w:ins>
          <w:r>
            <w:fldChar w:fldCharType="separate"/>
          </w:r>
          <w:ins w:id="32" w:author="user" w:date="2018-05-29T18:53:00Z">
            <w:r>
              <w:t>11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5A5DABF4" w14:textId="77777777" w:rsidR="002C43E0" w:rsidRDefault="006A0E1A">
          <w:pPr>
            <w:pStyle w:val="TOC1"/>
            <w:rPr>
              <w:ins w:id="33" w:author="user" w:date="2018-05-29T18:53:00Z"/>
              <w:b w:val="0"/>
              <w:lang w:val="en-IN" w:eastAsia="en-IN" w:bidi="ar-SA"/>
            </w:rPr>
          </w:pPr>
          <w:ins w:id="34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</w:instrText>
            </w:r>
            <w:r>
              <w:instrText>l "_Toc515383331"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5.</w: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Style w:val="Hyperlink"/>
                <w:lang w:val="en-IN"/>
              </w:rPr>
              <w:t>Deployment of Backend Services on Azure:</w:t>
            </w:r>
            <w:r>
              <w:tab/>
            </w:r>
            <w:r>
              <w:fldChar w:fldCharType="begin"/>
            </w:r>
            <w:r>
              <w:instrText xml:space="preserve"> PAGEREF _Toc515383331 \h </w:instrText>
            </w:r>
          </w:ins>
          <w:r>
            <w:fldChar w:fldCharType="separate"/>
          </w:r>
          <w:ins w:id="35" w:author="user" w:date="2018-05-29T18:53:00Z">
            <w:r>
              <w:t>15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569A9E62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36" w:author="user" w:date="2018-05-29T18:53:00Z"/>
              <w:lang w:val="en-IN" w:eastAsia="en-IN" w:bidi="ar-SA"/>
            </w:rPr>
          </w:pPr>
          <w:ins w:id="37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"_Toc515383332"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5.1.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Pre-requisites:</w:t>
            </w:r>
            <w:r>
              <w:tab/>
            </w:r>
            <w:r>
              <w:fldChar w:fldCharType="begin"/>
            </w:r>
            <w:r>
              <w:instrText xml:space="preserve"> PAGEREF _Toc515383332 \h </w:instrText>
            </w:r>
          </w:ins>
          <w:r>
            <w:fldChar w:fldCharType="separate"/>
          </w:r>
          <w:ins w:id="38" w:author="user" w:date="2018-05-29T18:53:00Z">
            <w:r>
              <w:t>15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04BB0147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39" w:author="user" w:date="2018-05-29T18:53:00Z"/>
              <w:lang w:val="en-IN" w:eastAsia="en-IN" w:bidi="ar-SA"/>
            </w:rPr>
          </w:pPr>
          <w:ins w:id="40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"_Toc515383333"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5.1.1.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1: Select Deployment Option</w:t>
            </w:r>
            <w:r>
              <w:tab/>
            </w:r>
            <w:r>
              <w:fldChar w:fldCharType="begin"/>
            </w:r>
            <w:r>
              <w:instrText xml:space="preserve"> PAGEREF _Toc515383333 \h </w:instrText>
            </w:r>
          </w:ins>
          <w:r>
            <w:fldChar w:fldCharType="separate"/>
          </w:r>
          <w:ins w:id="41" w:author="user" w:date="2018-05-29T18:53:00Z">
            <w:r>
              <w:t>15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152CB4F2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42" w:author="user" w:date="2018-05-29T18:53:00Z"/>
              <w:lang w:val="en-IN" w:eastAsia="en-IN" w:bidi="ar-SA"/>
            </w:rPr>
          </w:pPr>
          <w:ins w:id="43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</w:instrText>
            </w:r>
            <w:r>
              <w:instrText>c515383334"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5.1.2.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2: Set Deployment Source- Local Git</w:t>
            </w:r>
            <w:r>
              <w:tab/>
            </w:r>
            <w:r>
              <w:fldChar w:fldCharType="begin"/>
            </w:r>
            <w:r>
              <w:instrText xml:space="preserve"> PAGEREF _Toc515383334 \h </w:instrText>
            </w:r>
          </w:ins>
          <w:r>
            <w:fldChar w:fldCharType="separate"/>
          </w:r>
          <w:ins w:id="44" w:author="user" w:date="2018-05-29T18:53:00Z">
            <w:r>
              <w:t>15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6F266B92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45" w:author="user" w:date="2018-05-29T18:53:00Z"/>
              <w:lang w:val="en-IN" w:eastAsia="en-IN" w:bidi="ar-SA"/>
            </w:rPr>
          </w:pPr>
          <w:ins w:id="46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"_Toc515383335"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5.1.3.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3: Set Deployment Credentials</w:t>
            </w:r>
            <w:r>
              <w:tab/>
            </w:r>
            <w:r>
              <w:fldChar w:fldCharType="begin"/>
            </w:r>
            <w:r>
              <w:instrText xml:space="preserve"> PAGEREF _Toc515383335 \</w:instrText>
            </w:r>
            <w:r>
              <w:instrText xml:space="preserve">h </w:instrText>
            </w:r>
          </w:ins>
          <w:r>
            <w:fldChar w:fldCharType="separate"/>
          </w:r>
          <w:ins w:id="47" w:author="user" w:date="2018-05-29T18:53:00Z">
            <w:r>
              <w:t>16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2FF9C111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48" w:author="user" w:date="2018-05-29T18:53:00Z"/>
              <w:lang w:val="en-IN" w:eastAsia="en-IN" w:bidi="ar-SA"/>
            </w:rPr>
          </w:pPr>
          <w:ins w:id="49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"_Toc515383336"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5.1.4.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4: Copy Git Url</w:t>
            </w:r>
            <w:r>
              <w:tab/>
            </w:r>
            <w:r>
              <w:fldChar w:fldCharType="begin"/>
            </w:r>
            <w:r>
              <w:instrText xml:space="preserve"> PAGEREF _Toc515383336 \h </w:instrText>
            </w:r>
          </w:ins>
          <w:r>
            <w:fldChar w:fldCharType="separate"/>
          </w:r>
          <w:ins w:id="50" w:author="user" w:date="2018-05-29T18:53:00Z">
            <w:r>
              <w:t>16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1B707AED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51" w:author="user" w:date="2018-05-29T18:53:00Z"/>
              <w:lang w:val="en-IN" w:eastAsia="en-IN" w:bidi="ar-SA"/>
            </w:rPr>
          </w:pPr>
          <w:ins w:id="52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</w:instrText>
            </w:r>
            <w:r>
              <w:instrText>_Toc515383337"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5.1.5.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5: Repeat Steps For Other Services</w:t>
            </w:r>
            <w:r>
              <w:tab/>
            </w:r>
            <w:r>
              <w:fldChar w:fldCharType="begin"/>
            </w:r>
            <w:r>
              <w:instrText xml:space="preserve"> PAGEREF _Toc515383337 \h </w:instrText>
            </w:r>
          </w:ins>
          <w:r>
            <w:fldChar w:fldCharType="separate"/>
          </w:r>
          <w:ins w:id="53" w:author="user" w:date="2018-05-29T18:53:00Z">
            <w:r>
              <w:t>17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45289018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54" w:author="user" w:date="2018-05-29T18:53:00Z"/>
              <w:lang w:val="en-IN" w:eastAsia="en-IN" w:bidi="ar-SA"/>
            </w:rPr>
          </w:pPr>
          <w:ins w:id="55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"_Toc515383338"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5.1.6.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6: Deploy Actual Code On Azure</w:t>
            </w:r>
            <w:r>
              <w:tab/>
            </w:r>
            <w:r>
              <w:fldChar w:fldCharType="begin"/>
            </w:r>
            <w:r>
              <w:instrText xml:space="preserve"> PAGEREF _Toc51538333</w:instrText>
            </w:r>
            <w:r>
              <w:instrText xml:space="preserve">8 \h </w:instrText>
            </w:r>
          </w:ins>
          <w:r>
            <w:fldChar w:fldCharType="separate"/>
          </w:r>
          <w:ins w:id="56" w:author="user" w:date="2018-05-29T18:53:00Z">
            <w:r>
              <w:t>17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402CB2D3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57" w:author="user" w:date="2018-05-29T18:53:00Z"/>
              <w:lang w:val="en-IN" w:eastAsia="en-IN" w:bidi="ar-SA"/>
            </w:rPr>
          </w:pPr>
          <w:ins w:id="58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"_Toc515383339"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5.1.7.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7: Restart Application</w:t>
            </w:r>
            <w:r>
              <w:tab/>
            </w:r>
            <w:r>
              <w:fldChar w:fldCharType="begin"/>
            </w:r>
            <w:r>
              <w:instrText xml:space="preserve"> PAGEREF _Toc515383339 \h </w:instrText>
            </w:r>
          </w:ins>
          <w:r>
            <w:fldChar w:fldCharType="separate"/>
          </w:r>
          <w:ins w:id="59" w:author="user" w:date="2018-05-29T18:53:00Z">
            <w:r>
              <w:t>17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0DD514C8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60" w:author="user" w:date="2018-05-29T18:53:00Z"/>
              <w:lang w:val="en-IN" w:eastAsia="en-IN" w:bidi="ar-SA"/>
            </w:rPr>
          </w:pPr>
          <w:ins w:id="61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 xml:space="preserve">HYPERLINK \l </w:instrText>
            </w:r>
            <w:r>
              <w:instrText>"_Toc515383340"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5.1.8.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Step 8: Verify Service is Working</w:t>
            </w:r>
            <w:r>
              <w:tab/>
            </w:r>
            <w:r>
              <w:fldChar w:fldCharType="begin"/>
            </w:r>
            <w:r>
              <w:instrText xml:space="preserve"> PAGEREF _Toc515383340 \h </w:instrText>
            </w:r>
          </w:ins>
          <w:r>
            <w:fldChar w:fldCharType="separate"/>
          </w:r>
          <w:ins w:id="62" w:author="user" w:date="2018-05-29T18:53:00Z">
            <w:r>
              <w:t>18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428B051D" w14:textId="77777777" w:rsidR="002C43E0" w:rsidRDefault="006A0E1A">
          <w:pPr>
            <w:pStyle w:val="TOC1"/>
            <w:rPr>
              <w:ins w:id="63" w:author="user" w:date="2018-05-29T18:53:00Z"/>
              <w:b w:val="0"/>
              <w:lang w:val="en-IN" w:eastAsia="en-IN" w:bidi="ar-SA"/>
            </w:rPr>
          </w:pPr>
          <w:ins w:id="64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"_Toc515383341"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6.</w: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Style w:val="Hyperlink"/>
              </w:rPr>
              <w:t>Deployment of Web Portal on Azure</w:t>
            </w:r>
            <w:r>
              <w:tab/>
            </w:r>
            <w:r>
              <w:fldChar w:fldCharType="begin"/>
            </w:r>
            <w:r>
              <w:instrText xml:space="preserve"> PAGEREF _Toc515383341 \h </w:instrText>
            </w:r>
          </w:ins>
          <w:r>
            <w:fldChar w:fldCharType="separate"/>
          </w:r>
          <w:ins w:id="65" w:author="user" w:date="2018-05-29T18:53:00Z">
            <w:r>
              <w:t>19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6A4FF5CF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66" w:author="user" w:date="2018-05-29T18:53:00Z"/>
              <w:lang w:val="en-IN" w:eastAsia="en-IN" w:bidi="ar-SA"/>
            </w:rPr>
          </w:pPr>
          <w:ins w:id="67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"_Toc515383342"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6.1.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Setup and Configuration changes</w:t>
            </w:r>
            <w:r>
              <w:tab/>
            </w:r>
            <w:r>
              <w:fldChar w:fldCharType="begin"/>
            </w:r>
            <w:r>
              <w:instrText xml:space="preserve"> PAGEREF _Toc515383342 \h </w:instrText>
            </w:r>
          </w:ins>
          <w:r>
            <w:fldChar w:fldCharType="separate"/>
          </w:r>
          <w:ins w:id="68" w:author="user" w:date="2018-05-29T18:53:00Z">
            <w:r>
              <w:t>19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189602F5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69" w:author="user" w:date="2018-05-29T18:53:00Z"/>
              <w:lang w:val="en-IN" w:eastAsia="en-IN" w:bidi="ar-SA"/>
            </w:rPr>
          </w:pPr>
          <w:ins w:id="70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</w:instrText>
            </w:r>
            <w:r>
              <w:instrText>383343"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6.1.1.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Pre-requisites</w:t>
            </w:r>
            <w:r>
              <w:tab/>
            </w:r>
            <w:r>
              <w:fldChar w:fldCharType="begin"/>
            </w:r>
            <w:r>
              <w:instrText xml:space="preserve"> PAGEREF _Toc515383343 \h </w:instrText>
            </w:r>
          </w:ins>
          <w:r>
            <w:fldChar w:fldCharType="separate"/>
          </w:r>
          <w:ins w:id="71" w:author="user" w:date="2018-05-29T18:53:00Z">
            <w:r>
              <w:t>19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4DFC350A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72" w:author="user" w:date="2018-05-29T18:53:00Z"/>
              <w:lang w:val="en-IN" w:eastAsia="en-IN" w:bidi="ar-SA"/>
            </w:rPr>
          </w:pPr>
          <w:ins w:id="73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"_Toc515383344"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6.1.2.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Clone the repository</w:t>
            </w:r>
            <w:r>
              <w:tab/>
            </w:r>
            <w:r>
              <w:fldChar w:fldCharType="begin"/>
            </w:r>
            <w:r>
              <w:instrText xml:space="preserve"> PAGEREF _Toc515383344 \h </w:instrText>
            </w:r>
          </w:ins>
          <w:r>
            <w:fldChar w:fldCharType="separate"/>
          </w:r>
          <w:ins w:id="74" w:author="user" w:date="2018-05-29T18:53:00Z">
            <w:r>
              <w:t>19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5F8B97C6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75" w:author="user" w:date="2018-05-29T18:53:00Z"/>
              <w:lang w:val="en-IN" w:eastAsia="en-IN" w:bidi="ar-SA"/>
            </w:rPr>
          </w:pPr>
          <w:ins w:id="76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"_Toc515383345"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6.1.3.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Environment/config changes</w:t>
            </w:r>
            <w:r>
              <w:tab/>
            </w:r>
            <w:r>
              <w:fldChar w:fldCharType="begin"/>
            </w:r>
            <w:r>
              <w:instrText xml:space="preserve"> PAGEREF _Toc515383345 \h </w:instrText>
            </w:r>
          </w:ins>
          <w:r>
            <w:fldChar w:fldCharType="separate"/>
          </w:r>
          <w:ins w:id="77" w:author="user" w:date="2018-05-29T18:53:00Z">
            <w:r>
              <w:t>19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094A6A4A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78" w:author="user" w:date="2018-05-29T18:53:00Z"/>
              <w:lang w:val="en-IN" w:eastAsia="en-IN" w:bidi="ar-SA"/>
            </w:rPr>
          </w:pPr>
          <w:ins w:id="79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"_Toc515383346"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6.1.4.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Build and Run</w:t>
            </w:r>
            <w:r>
              <w:tab/>
            </w:r>
            <w:r>
              <w:fldChar w:fldCharType="begin"/>
            </w:r>
            <w:r>
              <w:instrText xml:space="preserve"> PAGEREF _Toc515383346 \h </w:instrText>
            </w:r>
          </w:ins>
          <w:r>
            <w:fldChar w:fldCharType="separate"/>
          </w:r>
          <w:ins w:id="80" w:author="user" w:date="2018-05-29T18:53:00Z">
            <w:r>
              <w:t>19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06DC46D1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81" w:author="user" w:date="2018-05-29T18:53:00Z"/>
              <w:lang w:val="en-IN" w:eastAsia="en-IN" w:bidi="ar-SA"/>
            </w:rPr>
          </w:pPr>
          <w:ins w:id="82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"_Toc515383347"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6.1.5.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D</w:t>
            </w:r>
            <w:r>
              <w:rPr>
                <w:rStyle w:val="Hyperlink"/>
                <w:rFonts w:cstheme="minorHAnsi"/>
              </w:rPr>
              <w:t>eploy:</w:t>
            </w:r>
            <w:r>
              <w:tab/>
            </w:r>
            <w:r>
              <w:fldChar w:fldCharType="begin"/>
            </w:r>
            <w:r>
              <w:instrText xml:space="preserve"> PAGEREF _Toc515383347 \h </w:instrText>
            </w:r>
          </w:ins>
          <w:r>
            <w:fldChar w:fldCharType="separate"/>
          </w:r>
          <w:ins w:id="83" w:author="user" w:date="2018-05-29T18:53:00Z">
            <w:r>
              <w:t>20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4B9580AA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84" w:author="user" w:date="2018-05-29T18:53:00Z"/>
              <w:lang w:val="en-IN" w:eastAsia="en-IN" w:bidi="ar-SA"/>
            </w:rPr>
          </w:pPr>
          <w:ins w:id="85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"_Toc515383348"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6.2.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Tenant Admin</w:t>
            </w:r>
            <w:r>
              <w:tab/>
            </w:r>
            <w:r>
              <w:fldChar w:fldCharType="begin"/>
            </w:r>
            <w:r>
              <w:instrText xml:space="preserve"> PAGEREF _Toc515383348 \h </w:instrText>
            </w:r>
          </w:ins>
          <w:r>
            <w:fldChar w:fldCharType="separate"/>
          </w:r>
          <w:ins w:id="86" w:author="user" w:date="2018-05-29T18:53:00Z">
            <w:r>
              <w:t>21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4175D133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87" w:author="user" w:date="2018-05-29T18:53:00Z"/>
              <w:lang w:val="en-IN" w:eastAsia="en-IN" w:bidi="ar-SA"/>
            </w:rPr>
          </w:pPr>
          <w:ins w:id="88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</w:instrText>
            </w:r>
            <w:r>
              <w:instrText>YPERLINK \l "_Toc515383349"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6.2.1.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Login</w:t>
            </w:r>
            <w:r>
              <w:tab/>
            </w:r>
            <w:r>
              <w:fldChar w:fldCharType="begin"/>
            </w:r>
            <w:r>
              <w:instrText xml:space="preserve"> PAGEREF _Toc515383349 \h </w:instrText>
            </w:r>
          </w:ins>
          <w:r>
            <w:fldChar w:fldCharType="separate"/>
          </w:r>
          <w:ins w:id="89" w:author="user" w:date="2018-05-29T18:53:00Z">
            <w:r>
              <w:t>21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5FE76A64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90" w:author="user" w:date="2018-05-29T18:53:00Z"/>
              <w:lang w:val="en-IN" w:eastAsia="en-IN" w:bidi="ar-SA"/>
            </w:rPr>
          </w:pPr>
          <w:ins w:id="91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"_Toc515383350"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6.2.2.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Add User</w:t>
            </w:r>
            <w:r>
              <w:tab/>
            </w:r>
            <w:r>
              <w:fldChar w:fldCharType="begin"/>
            </w:r>
            <w:r>
              <w:instrText xml:space="preserve"> PAGEREF _Toc515383350 \h </w:instrText>
            </w:r>
          </w:ins>
          <w:r>
            <w:fldChar w:fldCharType="separate"/>
          </w:r>
          <w:ins w:id="92" w:author="user" w:date="2018-05-29T18:53:00Z">
            <w:r>
              <w:t>22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4BE96880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93" w:author="user" w:date="2018-05-29T18:53:00Z"/>
              <w:lang w:val="en-IN" w:eastAsia="en-IN" w:bidi="ar-SA"/>
            </w:rPr>
          </w:pPr>
          <w:ins w:id="94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"_Toc515383351"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6.2.3.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Fleet</w:t>
            </w:r>
            <w:r>
              <w:tab/>
            </w:r>
            <w:r>
              <w:fldChar w:fldCharType="begin"/>
            </w:r>
            <w:r>
              <w:instrText xml:space="preserve"> PAGEREF _Toc515383351 \h </w:instrText>
            </w:r>
          </w:ins>
          <w:r>
            <w:fldChar w:fldCharType="separate"/>
          </w:r>
          <w:ins w:id="95" w:author="user" w:date="2018-05-29T18:53:00Z">
            <w:r>
              <w:t>22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545ADF19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96" w:author="user" w:date="2018-05-29T18:53:00Z"/>
              <w:lang w:val="en-IN" w:eastAsia="en-IN" w:bidi="ar-SA"/>
            </w:rPr>
          </w:pPr>
          <w:ins w:id="97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"_Toc515383352"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6.2.4.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Vehicles</w:t>
            </w:r>
            <w:r>
              <w:tab/>
            </w:r>
            <w:r>
              <w:fldChar w:fldCharType="begin"/>
            </w:r>
            <w:r>
              <w:instrText xml:space="preserve"> PAGEREF _Toc515383352 \h </w:instrText>
            </w:r>
          </w:ins>
          <w:r>
            <w:fldChar w:fldCharType="separate"/>
          </w:r>
          <w:ins w:id="98" w:author="user" w:date="2018-05-29T18:53:00Z">
            <w:r>
              <w:t>23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3D2DB1CD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99" w:author="user" w:date="2018-05-29T18:53:00Z"/>
              <w:lang w:val="en-IN" w:eastAsia="en-IN" w:bidi="ar-SA"/>
            </w:rPr>
          </w:pPr>
          <w:ins w:id="100" w:author="user" w:date="2018-05-29T18:53:00Z">
            <w:r>
              <w:rPr>
                <w:rStyle w:val="Hyperlink"/>
              </w:rPr>
              <w:lastRenderedPageBreak/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"_Toc515383353"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6.2.5.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Devices</w:t>
            </w:r>
            <w:r>
              <w:tab/>
            </w:r>
            <w:r>
              <w:fldChar w:fldCharType="begin"/>
            </w:r>
            <w:r>
              <w:instrText xml:space="preserve"> PAGEREF _Toc515383353 \h </w:instrText>
            </w:r>
          </w:ins>
          <w:r>
            <w:fldChar w:fldCharType="separate"/>
          </w:r>
          <w:ins w:id="101" w:author="user" w:date="2018-05-29T18:53:00Z">
            <w:r>
              <w:t>23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1D0AD8A5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102" w:author="user" w:date="2018-05-29T18:53:00Z"/>
              <w:lang w:val="en-IN" w:eastAsia="en-IN" w:bidi="ar-SA"/>
            </w:rPr>
          </w:pPr>
          <w:ins w:id="103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</w:instrText>
            </w:r>
            <w:r>
              <w:instrText>l "_Toc515383354"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6.2.6.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Reports</w:t>
            </w:r>
            <w:r>
              <w:tab/>
            </w:r>
            <w:r>
              <w:fldChar w:fldCharType="begin"/>
            </w:r>
            <w:r>
              <w:instrText xml:space="preserve"> PAGEREF _Toc515383354 \h </w:instrText>
            </w:r>
          </w:ins>
          <w:r>
            <w:fldChar w:fldCharType="separate"/>
          </w:r>
          <w:ins w:id="104" w:author="user" w:date="2018-05-29T18:53:00Z">
            <w:r>
              <w:t>23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4425FD3F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ins w:id="105" w:author="user" w:date="2018-05-29T18:53:00Z"/>
              <w:lang w:val="en-IN" w:eastAsia="en-IN" w:bidi="ar-SA"/>
            </w:rPr>
          </w:pPr>
          <w:ins w:id="106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"_Toc515383355"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6.2.7.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Rules</w:t>
            </w:r>
            <w:r>
              <w:tab/>
            </w:r>
            <w:r>
              <w:fldChar w:fldCharType="begin"/>
            </w:r>
            <w:r>
              <w:instrText xml:space="preserve"> PAGEREF _Toc515383355 \h </w:instrText>
            </w:r>
          </w:ins>
          <w:r>
            <w:fldChar w:fldCharType="separate"/>
          </w:r>
          <w:ins w:id="107" w:author="user" w:date="2018-05-29T18:53:00Z">
            <w:r>
              <w:t>23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0071226C" w14:textId="77777777" w:rsidR="002C43E0" w:rsidRDefault="006A0E1A">
          <w:pPr>
            <w:pStyle w:val="TOC1"/>
            <w:rPr>
              <w:ins w:id="108" w:author="user" w:date="2018-05-29T18:53:00Z"/>
              <w:b w:val="0"/>
              <w:lang w:val="en-IN" w:eastAsia="en-IN" w:bidi="ar-SA"/>
            </w:rPr>
          </w:pPr>
          <w:ins w:id="109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"_Toc515383356"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</w:rPr>
              <w:t>7.</w: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Style w:val="Hyperlink"/>
              </w:rPr>
              <w:t>Android Application</w:t>
            </w:r>
            <w:r>
              <w:tab/>
            </w:r>
            <w:r>
              <w:fldChar w:fldCharType="begin"/>
            </w:r>
            <w:r>
              <w:instrText xml:space="preserve"> PAGEREF _Toc515383356 \h </w:instrText>
            </w:r>
          </w:ins>
          <w:r>
            <w:fldChar w:fldCharType="separate"/>
          </w:r>
          <w:ins w:id="110" w:author="user" w:date="2018-05-29T18:53:00Z">
            <w:r>
              <w:t>24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0F42361F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111" w:author="user" w:date="2018-05-29T18:53:00Z"/>
              <w:lang w:val="en-IN" w:eastAsia="en-IN" w:bidi="ar-SA"/>
            </w:rPr>
          </w:pPr>
          <w:ins w:id="112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"_Toc515383357"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7.1.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Prerequisites</w:t>
            </w:r>
            <w:r>
              <w:tab/>
            </w:r>
            <w:r>
              <w:fldChar w:fldCharType="begin"/>
            </w:r>
            <w:r>
              <w:instrText xml:space="preserve"> PAGEREF _Toc515383357 \h </w:instrText>
            </w:r>
          </w:ins>
          <w:r>
            <w:fldChar w:fldCharType="separate"/>
          </w:r>
          <w:ins w:id="113" w:author="user" w:date="2018-05-29T18:53:00Z">
            <w:r>
              <w:t>24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7A22EF2B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114" w:author="user" w:date="2018-05-29T18:53:00Z"/>
              <w:lang w:val="en-IN" w:eastAsia="en-IN" w:bidi="ar-SA"/>
            </w:rPr>
          </w:pPr>
          <w:ins w:id="115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"_Toc515383358"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7.2.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Configuration changes</w:t>
            </w:r>
            <w:r>
              <w:tab/>
            </w:r>
            <w:r>
              <w:fldChar w:fldCharType="begin"/>
            </w:r>
            <w:r>
              <w:instrText xml:space="preserve"> PAGEREF _Toc515383358 \h </w:instrText>
            </w:r>
          </w:ins>
          <w:r>
            <w:fldChar w:fldCharType="separate"/>
          </w:r>
          <w:ins w:id="116" w:author="user" w:date="2018-05-29T18:53:00Z">
            <w:r>
              <w:t>24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293E3AE6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117" w:author="user" w:date="2018-05-29T18:53:00Z"/>
              <w:lang w:val="en-IN" w:eastAsia="en-IN" w:bidi="ar-SA"/>
            </w:rPr>
          </w:pPr>
          <w:ins w:id="118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"_Toc515383359"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7.3.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Driver Sign In</w:t>
            </w:r>
            <w:r>
              <w:tab/>
            </w:r>
            <w:r>
              <w:fldChar w:fldCharType="begin"/>
            </w:r>
            <w:r>
              <w:instrText xml:space="preserve"> PAGEREF _Toc515383359 \h </w:instrText>
            </w:r>
          </w:ins>
          <w:r>
            <w:fldChar w:fldCharType="separate"/>
          </w:r>
          <w:ins w:id="119" w:author="user" w:date="2018-05-29T18:53:00Z">
            <w:r>
              <w:t>25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53664592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120" w:author="user" w:date="2018-05-29T18:53:00Z"/>
              <w:lang w:val="en-IN" w:eastAsia="en-IN" w:bidi="ar-SA"/>
            </w:rPr>
          </w:pPr>
          <w:ins w:id="121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"_Toc515383360"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7.4.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Forgot Password</w:t>
            </w:r>
            <w:r>
              <w:tab/>
            </w:r>
            <w:r>
              <w:fldChar w:fldCharType="begin"/>
            </w:r>
            <w:r>
              <w:instrText xml:space="preserve"> PAGEREF _Toc515383360 \h </w:instrText>
            </w:r>
          </w:ins>
          <w:r>
            <w:fldChar w:fldCharType="separate"/>
          </w:r>
          <w:ins w:id="122" w:author="user" w:date="2018-05-29T18:53:00Z">
            <w:r>
              <w:t>26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1587DED6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ins w:id="123" w:author="user" w:date="2018-05-29T18:53:00Z"/>
              <w:lang w:val="en-IN" w:eastAsia="en-IN" w:bidi="ar-SA"/>
            </w:rPr>
          </w:pPr>
          <w:ins w:id="124" w:author="user" w:date="2018-05-29T18:53:00Z">
            <w:r>
              <w:rPr>
                <w:rStyle w:val="Hyperlink"/>
              </w:rPr>
              <w:fldChar w:fldCharType="begin"/>
            </w:r>
            <w:r>
              <w:rPr>
                <w:rStyle w:val="Hyperlink"/>
              </w:rPr>
              <w:instrText xml:space="preserve"> </w:instrText>
            </w:r>
            <w:r>
              <w:instrText>HYPERLINK \l "_Toc515383361"</w:instrText>
            </w:r>
            <w:r>
              <w:rPr>
                <w:rStyle w:val="Hyperlink"/>
              </w:rPr>
              <w:instrText xml:space="preserve"> </w:instrText>
            </w:r>
            <w:r>
              <w:rPr>
                <w:rStyle w:val="Hyperlink"/>
              </w:rPr>
              <w:fldChar w:fldCharType="separate"/>
            </w:r>
            <w:r>
              <w:rPr>
                <w:rStyle w:val="Hyperlink"/>
                <w:rFonts w:cstheme="minorHAnsi"/>
              </w:rPr>
              <w:t>7.5.</w:t>
            </w:r>
            <w:r>
              <w:rPr>
                <w:lang w:val="en-IN" w:eastAsia="en-IN" w:bidi="ar-SA"/>
              </w:rPr>
              <w:tab/>
            </w:r>
            <w:r>
              <w:rPr>
                <w:rStyle w:val="Hyperlink"/>
                <w:rFonts w:cstheme="minorHAnsi"/>
              </w:rPr>
              <w:t>Dashboard</w:t>
            </w:r>
            <w:r>
              <w:tab/>
            </w:r>
            <w:r>
              <w:fldChar w:fldCharType="begin"/>
            </w:r>
            <w:r>
              <w:instrText xml:space="preserve"> PAGEREF _Toc515383361 \h </w:instrText>
            </w:r>
          </w:ins>
          <w:r>
            <w:fldChar w:fldCharType="separate"/>
          </w:r>
          <w:ins w:id="125" w:author="user" w:date="2018-05-29T18:53:00Z">
            <w:r>
              <w:t>26</w:t>
            </w:r>
            <w:r>
              <w:fldChar w:fldCharType="end"/>
            </w:r>
            <w:r>
              <w:rPr>
                <w:rStyle w:val="Hyperlink"/>
              </w:rPr>
              <w:fldChar w:fldCharType="end"/>
            </w:r>
          </w:ins>
        </w:p>
        <w:p w14:paraId="187C87B2" w14:textId="77777777" w:rsidR="002C43E0" w:rsidRDefault="006A0E1A">
          <w:pPr>
            <w:pStyle w:val="TOC1"/>
            <w:rPr>
              <w:del w:id="126" w:author="user" w:date="2018-05-29T17:48:00Z"/>
              <w:b w:val="0"/>
              <w:lang w:val="en-IN" w:eastAsia="en-IN" w:bidi="ar-SA"/>
            </w:rPr>
          </w:pPr>
          <w:del w:id="127" w:author="user" w:date="2018-05-29T17:48:00Z">
            <w:r>
              <w:rPr>
                <w:rPrChange w:id="128" w:author="user" w:date="2018-05-29T17:48:00Z">
                  <w:rPr>
                    <w:rStyle w:val="Hyperlink"/>
                  </w:rPr>
                </w:rPrChange>
              </w:rPr>
              <w:delText>1.</w:delTex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PrChange w:id="129" w:author="user" w:date="2018-05-29T17:48:00Z">
                  <w:rPr>
                    <w:rStyle w:val="Hyperlink"/>
                  </w:rPr>
                </w:rPrChange>
              </w:rPr>
              <w:delText>Introduction</w:delText>
            </w:r>
            <w:r>
              <w:tab/>
              <w:delText>5</w:delText>
            </w:r>
          </w:del>
        </w:p>
        <w:p w14:paraId="7C6E63DE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130" w:author="user" w:date="2018-05-29T17:48:00Z"/>
              <w:lang w:val="en-IN" w:eastAsia="en-IN" w:bidi="ar-SA"/>
            </w:rPr>
          </w:pPr>
          <w:del w:id="131" w:author="user" w:date="2018-05-29T17:48:00Z">
            <w:r>
              <w:rPr>
                <w:rPrChange w:id="132" w:author="user" w:date="2018-05-29T17:48:00Z">
                  <w:rPr>
                    <w:rStyle w:val="Hyperlink"/>
                  </w:rPr>
                </w:rPrChange>
              </w:rPr>
              <w:delText>1.1.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33" w:author="user" w:date="2018-05-29T17:48:00Z">
                  <w:rPr>
                    <w:rStyle w:val="Hyperlink"/>
                  </w:rPr>
                </w:rPrChange>
              </w:rPr>
              <w:delText>About this Guide</w:delText>
            </w:r>
            <w:r>
              <w:tab/>
              <w:delText>5</w:delText>
            </w:r>
          </w:del>
        </w:p>
        <w:p w14:paraId="31FA424C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134" w:author="user" w:date="2018-05-29T17:48:00Z"/>
              <w:lang w:val="en-IN" w:eastAsia="en-IN" w:bidi="ar-SA"/>
            </w:rPr>
          </w:pPr>
          <w:del w:id="135" w:author="user" w:date="2018-05-29T17:48:00Z">
            <w:r>
              <w:rPr>
                <w:rPrChange w:id="136" w:author="user" w:date="2018-05-29T17:48:00Z">
                  <w:rPr>
                    <w:rStyle w:val="Hyperlink"/>
                  </w:rPr>
                </w:rPrChange>
              </w:rPr>
              <w:delText>1.2.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37" w:author="user" w:date="2018-05-29T17:48:00Z">
                  <w:rPr>
                    <w:rStyle w:val="Hyperlink"/>
                  </w:rPr>
                </w:rPrChange>
              </w:rPr>
              <w:delText>About Mobiliya Fleet Management Solution</w:delText>
            </w:r>
            <w:r>
              <w:tab/>
              <w:delText>5</w:delText>
            </w:r>
          </w:del>
        </w:p>
        <w:p w14:paraId="68CE20D1" w14:textId="77777777" w:rsidR="002C43E0" w:rsidRDefault="006A0E1A">
          <w:pPr>
            <w:pStyle w:val="TOC1"/>
            <w:rPr>
              <w:del w:id="138" w:author="user" w:date="2018-05-29T17:48:00Z"/>
              <w:b w:val="0"/>
              <w:lang w:val="en-IN" w:eastAsia="en-IN" w:bidi="ar-SA"/>
            </w:rPr>
          </w:pPr>
          <w:del w:id="139" w:author="user" w:date="2018-05-29T17:48:00Z">
            <w:r>
              <w:rPr>
                <w:rPrChange w:id="140" w:author="user" w:date="2018-05-29T17:48:00Z">
                  <w:rPr>
                    <w:rStyle w:val="Hyperlink"/>
                  </w:rPr>
                </w:rPrChange>
              </w:rPr>
              <w:delText>2.</w:delTex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PrChange w:id="141" w:author="user" w:date="2018-05-29T17:48:00Z">
                  <w:rPr>
                    <w:rStyle w:val="Hyperlink"/>
                  </w:rPr>
                </w:rPrChange>
              </w:rPr>
              <w:delText>System Architecture</w:delText>
            </w:r>
            <w:r>
              <w:tab/>
              <w:delText>6</w:delText>
            </w:r>
          </w:del>
        </w:p>
        <w:p w14:paraId="46CDEF81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142" w:author="user" w:date="2018-05-29T17:48:00Z"/>
              <w:lang w:val="en-IN" w:eastAsia="en-IN" w:bidi="ar-SA"/>
            </w:rPr>
          </w:pPr>
          <w:del w:id="143" w:author="user" w:date="2018-05-29T17:48:00Z">
            <w:r>
              <w:rPr>
                <w:rPrChange w:id="144" w:author="user" w:date="2018-05-29T17:48:00Z">
                  <w:rPr>
                    <w:rStyle w:val="Hyperlink"/>
                  </w:rPr>
                </w:rPrChange>
              </w:rPr>
              <w:delText>2.1.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45" w:author="user" w:date="2018-05-29T17:48:00Z">
                  <w:rPr>
                    <w:rStyle w:val="Hyperlink"/>
                  </w:rPr>
                </w:rPrChange>
              </w:rPr>
              <w:delText>Mobile App Components</w:delText>
            </w:r>
            <w:r>
              <w:tab/>
              <w:delText>6</w:delText>
            </w:r>
          </w:del>
        </w:p>
        <w:p w14:paraId="656A122F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146" w:author="user" w:date="2018-05-29T17:48:00Z"/>
              <w:lang w:val="en-IN" w:eastAsia="en-IN" w:bidi="ar-SA"/>
            </w:rPr>
          </w:pPr>
          <w:del w:id="147" w:author="user" w:date="2018-05-29T17:48:00Z">
            <w:r>
              <w:rPr>
                <w:rPrChange w:id="148" w:author="user" w:date="2018-05-29T17:48:00Z">
                  <w:rPr>
                    <w:rStyle w:val="Hyperlink"/>
                  </w:rPr>
                </w:rPrChange>
              </w:rPr>
              <w:delText>2.2.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49" w:author="user" w:date="2018-05-29T17:48:00Z">
                  <w:rPr>
                    <w:rStyle w:val="Hyperlink"/>
                  </w:rPr>
                </w:rPrChange>
              </w:rPr>
              <w:delText>Cloud Application Components</w:delText>
            </w:r>
            <w:r>
              <w:tab/>
              <w:delText>8</w:delText>
            </w:r>
          </w:del>
        </w:p>
        <w:p w14:paraId="31488B9D" w14:textId="77777777" w:rsidR="002C43E0" w:rsidRDefault="006A0E1A">
          <w:pPr>
            <w:pStyle w:val="TOC1"/>
            <w:rPr>
              <w:del w:id="150" w:author="user" w:date="2018-05-29T17:48:00Z"/>
              <w:b w:val="0"/>
              <w:lang w:val="en-IN" w:eastAsia="en-IN" w:bidi="ar-SA"/>
            </w:rPr>
          </w:pPr>
          <w:del w:id="151" w:author="user" w:date="2018-05-29T17:48:00Z">
            <w:r>
              <w:rPr>
                <w:rPrChange w:id="152" w:author="user" w:date="2018-05-29T17:48:00Z">
                  <w:rPr>
                    <w:rStyle w:val="Hyperlink"/>
                  </w:rPr>
                </w:rPrChange>
              </w:rPr>
              <w:delText>3.</w:delTex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PrChange w:id="153" w:author="user" w:date="2018-05-29T17:48:00Z">
                  <w:rPr>
                    <w:rStyle w:val="Hyperlink"/>
                  </w:rPr>
                </w:rPrChange>
              </w:rPr>
              <w:delText>Intended Audience</w:delText>
            </w:r>
            <w:r>
              <w:tab/>
              <w:delText>9</w:delText>
            </w:r>
          </w:del>
        </w:p>
        <w:p w14:paraId="4720C726" w14:textId="77777777" w:rsidR="002C43E0" w:rsidRDefault="006A0E1A">
          <w:pPr>
            <w:pStyle w:val="TOC1"/>
            <w:rPr>
              <w:del w:id="154" w:author="user" w:date="2018-05-29T17:48:00Z"/>
              <w:b w:val="0"/>
              <w:lang w:val="en-IN" w:eastAsia="en-IN" w:bidi="ar-SA"/>
            </w:rPr>
          </w:pPr>
          <w:del w:id="155" w:author="user" w:date="2018-05-29T17:48:00Z">
            <w:r>
              <w:rPr>
                <w:rPrChange w:id="156" w:author="user" w:date="2018-05-29T17:48:00Z">
                  <w:rPr>
                    <w:rStyle w:val="Hyperlink"/>
                  </w:rPr>
                </w:rPrChange>
              </w:rPr>
              <w:delText>4.</w:delTex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PrChange w:id="157" w:author="user" w:date="2018-05-29T17:48:00Z">
                  <w:rPr>
                    <w:rStyle w:val="Hyperlink"/>
                    <w:lang w:val="en-IN"/>
                  </w:rPr>
                </w:rPrChange>
              </w:rPr>
              <w:delText>Deploying Resources using ARMTemplate on Azure</w:delText>
            </w:r>
            <w:r>
              <w:tab/>
              <w:delText>10</w:delText>
            </w:r>
          </w:del>
        </w:p>
        <w:p w14:paraId="4F84D0B9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158" w:author="user" w:date="2018-05-29T17:48:00Z"/>
              <w:lang w:val="en-IN" w:eastAsia="en-IN" w:bidi="ar-SA"/>
            </w:rPr>
          </w:pPr>
          <w:del w:id="159" w:author="user" w:date="2018-05-29T17:48:00Z">
            <w:r>
              <w:rPr>
                <w:rPrChange w:id="160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4.1.1.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61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1</w:delText>
            </w:r>
            <w:r>
              <w:tab/>
              <w:delText>10</w:delText>
            </w:r>
          </w:del>
        </w:p>
        <w:p w14:paraId="354833D5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162" w:author="user" w:date="2018-05-29T17:48:00Z"/>
              <w:lang w:val="en-IN" w:eastAsia="en-IN" w:bidi="ar-SA"/>
            </w:rPr>
          </w:pPr>
          <w:del w:id="163" w:author="user" w:date="2018-05-29T17:48:00Z">
            <w:r>
              <w:rPr>
                <w:rPrChange w:id="164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4.1.2.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65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2</w:delText>
            </w:r>
            <w:r>
              <w:tab/>
              <w:delText>10</w:delText>
            </w:r>
          </w:del>
        </w:p>
        <w:p w14:paraId="2DF93810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166" w:author="user" w:date="2018-05-29T17:48:00Z"/>
              <w:lang w:val="en-IN" w:eastAsia="en-IN" w:bidi="ar-SA"/>
            </w:rPr>
          </w:pPr>
          <w:del w:id="167" w:author="user" w:date="2018-05-29T17:48:00Z">
            <w:r>
              <w:rPr>
                <w:rPrChange w:id="168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4.1.3.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69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3</w:delText>
            </w:r>
            <w:r>
              <w:tab/>
              <w:delText>11</w:delText>
            </w:r>
          </w:del>
        </w:p>
        <w:p w14:paraId="4CE894CE" w14:textId="77777777" w:rsidR="002C43E0" w:rsidRDefault="006A0E1A">
          <w:pPr>
            <w:pStyle w:val="TOC1"/>
            <w:rPr>
              <w:del w:id="170" w:author="user" w:date="2018-05-29T17:48:00Z"/>
              <w:b w:val="0"/>
              <w:lang w:val="en-IN" w:eastAsia="en-IN" w:bidi="ar-SA"/>
            </w:rPr>
          </w:pPr>
          <w:del w:id="171" w:author="user" w:date="2018-05-29T17:48:00Z">
            <w:r>
              <w:rPr>
                <w:rPrChange w:id="172" w:author="user" w:date="2018-05-29T17:48:00Z">
                  <w:rPr>
                    <w:rStyle w:val="Hyperlink"/>
                  </w:rPr>
                </w:rPrChange>
              </w:rPr>
              <w:delText>5.</w:delTex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PrChange w:id="173" w:author="user" w:date="2018-05-29T17:48:00Z">
                  <w:rPr>
                    <w:rStyle w:val="Hyperlink"/>
                    <w:lang w:val="en-IN"/>
                  </w:rPr>
                </w:rPrChange>
              </w:rPr>
              <w:delText>Deployment of Backend Services on Azure:</w:delText>
            </w:r>
            <w:r>
              <w:tab/>
              <w:delText>14</w:delText>
            </w:r>
          </w:del>
        </w:p>
        <w:p w14:paraId="11A17842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174" w:author="user" w:date="2018-05-29T17:48:00Z"/>
              <w:lang w:val="en-IN" w:eastAsia="en-IN" w:bidi="ar-SA"/>
            </w:rPr>
          </w:pPr>
          <w:del w:id="175" w:author="user" w:date="2018-05-29T17:48:00Z">
            <w:r>
              <w:rPr>
                <w:rPrChange w:id="176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77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Pre-requisites:</w:delText>
            </w:r>
            <w:r>
              <w:tab/>
              <w:delText>14</w:delText>
            </w:r>
          </w:del>
        </w:p>
        <w:p w14:paraId="7A8F3225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178" w:author="user" w:date="2018-05-29T17:48:00Z"/>
              <w:lang w:val="en-IN" w:eastAsia="en-IN" w:bidi="ar-SA"/>
            </w:rPr>
          </w:pPr>
          <w:del w:id="179" w:author="user" w:date="2018-05-29T17:48:00Z">
            <w:r>
              <w:rPr>
                <w:rPrChange w:id="180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5.1.1.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81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1</w:delText>
            </w:r>
            <w:r>
              <w:tab/>
              <w:delText>14</w:delText>
            </w:r>
          </w:del>
        </w:p>
        <w:p w14:paraId="6283C228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182" w:author="user" w:date="2018-05-29T17:48:00Z"/>
              <w:lang w:val="en-IN" w:eastAsia="en-IN" w:bidi="ar-SA"/>
            </w:rPr>
          </w:pPr>
          <w:del w:id="183" w:author="user" w:date="2018-05-29T17:48:00Z">
            <w:r>
              <w:rPr>
                <w:rPrChange w:id="184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5.1.2.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85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2</w:delText>
            </w:r>
            <w:r>
              <w:tab/>
              <w:delText>15</w:delText>
            </w:r>
          </w:del>
        </w:p>
        <w:p w14:paraId="73BC572A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186" w:author="user" w:date="2018-05-29T17:48:00Z"/>
              <w:lang w:val="en-IN" w:eastAsia="en-IN" w:bidi="ar-SA"/>
            </w:rPr>
          </w:pPr>
          <w:del w:id="187" w:author="user" w:date="2018-05-29T17:48:00Z">
            <w:r>
              <w:rPr>
                <w:rPrChange w:id="188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5.1.3.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89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3</w:delText>
            </w:r>
            <w:r>
              <w:tab/>
              <w:delText>16</w:delText>
            </w:r>
          </w:del>
        </w:p>
        <w:p w14:paraId="1B68CFE9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190" w:author="user" w:date="2018-05-29T17:48:00Z"/>
              <w:lang w:val="en-IN" w:eastAsia="en-IN" w:bidi="ar-SA"/>
            </w:rPr>
          </w:pPr>
          <w:del w:id="191" w:author="user" w:date="2018-05-29T17:48:00Z">
            <w:r>
              <w:rPr>
                <w:rPrChange w:id="192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5.1.4.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93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4</w:delText>
            </w:r>
            <w:r>
              <w:tab/>
              <w:delText>16</w:delText>
            </w:r>
          </w:del>
        </w:p>
        <w:p w14:paraId="1EFCD59E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194" w:author="user" w:date="2018-05-29T17:48:00Z"/>
              <w:lang w:val="en-IN" w:eastAsia="en-IN" w:bidi="ar-SA"/>
            </w:rPr>
          </w:pPr>
          <w:del w:id="195" w:author="user" w:date="2018-05-29T17:48:00Z">
            <w:r>
              <w:rPr>
                <w:rPrChange w:id="196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5.1.5.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197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 xml:space="preserve">Step </w:delText>
            </w:r>
            <w:r>
              <w:rPr>
                <w:rPrChange w:id="198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</w:delText>
            </w:r>
            <w:r>
              <w:tab/>
              <w:delText>17</w:delText>
            </w:r>
          </w:del>
        </w:p>
        <w:p w14:paraId="649BDC2C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199" w:author="user" w:date="2018-05-29T17:48:00Z"/>
              <w:lang w:val="en-IN" w:eastAsia="en-IN" w:bidi="ar-SA"/>
            </w:rPr>
          </w:pPr>
          <w:del w:id="200" w:author="user" w:date="2018-05-29T17:48:00Z">
            <w:r>
              <w:rPr>
                <w:rPrChange w:id="201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5.1.6.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02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6</w:delText>
            </w:r>
            <w:r>
              <w:tab/>
              <w:delText>17</w:delText>
            </w:r>
          </w:del>
        </w:p>
        <w:p w14:paraId="4A5A72A7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03" w:author="user" w:date="2018-05-29T17:48:00Z"/>
              <w:lang w:val="en-IN" w:eastAsia="en-IN" w:bidi="ar-SA"/>
            </w:rPr>
          </w:pPr>
          <w:del w:id="204" w:author="user" w:date="2018-05-29T17:48:00Z">
            <w:r>
              <w:rPr>
                <w:rPrChange w:id="205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5.1.7.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06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7</w:delText>
            </w:r>
            <w:r>
              <w:tab/>
              <w:delText>17</w:delText>
            </w:r>
          </w:del>
        </w:p>
        <w:p w14:paraId="0AED5560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07" w:author="user" w:date="2018-05-29T17:48:00Z"/>
              <w:lang w:val="en-IN" w:eastAsia="en-IN" w:bidi="ar-SA"/>
            </w:rPr>
          </w:pPr>
          <w:del w:id="208" w:author="user" w:date="2018-05-29T17:48:00Z">
            <w:r>
              <w:rPr>
                <w:rPrChange w:id="209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5.1.8.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10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Step 8</w:delText>
            </w:r>
            <w:r>
              <w:tab/>
              <w:delText>18</w:delText>
            </w:r>
          </w:del>
        </w:p>
        <w:p w14:paraId="4DF0FC25" w14:textId="77777777" w:rsidR="002C43E0" w:rsidRDefault="006A0E1A">
          <w:pPr>
            <w:pStyle w:val="TOC1"/>
            <w:rPr>
              <w:del w:id="211" w:author="user" w:date="2018-05-29T17:48:00Z"/>
              <w:b w:val="0"/>
              <w:lang w:val="en-IN" w:eastAsia="en-IN" w:bidi="ar-SA"/>
            </w:rPr>
          </w:pPr>
          <w:del w:id="212" w:author="user" w:date="2018-05-29T17:48:00Z">
            <w:r>
              <w:rPr>
                <w:rPrChange w:id="213" w:author="user" w:date="2018-05-29T17:48:00Z">
                  <w:rPr>
                    <w:rStyle w:val="Hyperlink"/>
                  </w:rPr>
                </w:rPrChange>
              </w:rPr>
              <w:delText>6.</w:delTex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PrChange w:id="214" w:author="user" w:date="2018-05-29T17:48:00Z">
                  <w:rPr>
                    <w:rStyle w:val="Hyperlink"/>
                  </w:rPr>
                </w:rPrChange>
              </w:rPr>
              <w:delText>Deployment of Web Portal on Azure</w:delText>
            </w:r>
            <w:r>
              <w:tab/>
              <w:delText>18</w:delText>
            </w:r>
          </w:del>
        </w:p>
        <w:p w14:paraId="31060117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215" w:author="user" w:date="2018-05-29T17:48:00Z"/>
              <w:lang w:val="en-IN" w:eastAsia="en-IN" w:bidi="ar-SA"/>
            </w:rPr>
          </w:pPr>
          <w:del w:id="216" w:author="user" w:date="2018-05-29T17:48:00Z">
            <w:r>
              <w:rPr>
                <w:rPrChange w:id="217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18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Setup and Configuration changes</w:delText>
            </w:r>
            <w:r>
              <w:tab/>
              <w:delText>18</w:delText>
            </w:r>
          </w:del>
        </w:p>
        <w:p w14:paraId="4E64AD8A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19" w:author="user" w:date="2018-05-29T17:48:00Z"/>
              <w:lang w:val="en-IN" w:eastAsia="en-IN" w:bidi="ar-SA"/>
            </w:rPr>
          </w:pPr>
          <w:del w:id="220" w:author="user" w:date="2018-05-29T17:48:00Z">
            <w:r>
              <w:rPr>
                <w:rPrChange w:id="221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6.1.1.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22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Pre-requisites</w:delText>
            </w:r>
            <w:r>
              <w:tab/>
              <w:delText>18</w:delText>
            </w:r>
          </w:del>
        </w:p>
        <w:p w14:paraId="07626D57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23" w:author="user" w:date="2018-05-29T17:48:00Z"/>
              <w:lang w:val="en-IN" w:eastAsia="en-IN" w:bidi="ar-SA"/>
            </w:rPr>
          </w:pPr>
          <w:del w:id="224" w:author="user" w:date="2018-05-29T17:48:00Z">
            <w:r>
              <w:rPr>
                <w:rPrChange w:id="225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6.1.2.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26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Clone the repository</w:delText>
            </w:r>
            <w:r>
              <w:tab/>
              <w:delText>18</w:delText>
            </w:r>
          </w:del>
        </w:p>
        <w:p w14:paraId="66094CCA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27" w:author="user" w:date="2018-05-29T17:48:00Z"/>
              <w:lang w:val="en-IN" w:eastAsia="en-IN" w:bidi="ar-SA"/>
            </w:rPr>
          </w:pPr>
          <w:del w:id="228" w:author="user" w:date="2018-05-29T17:48:00Z">
            <w:r>
              <w:rPr>
                <w:rPrChange w:id="229" w:author="user" w:date="2018-05-29T17:48:00Z">
                  <w:rPr>
                    <w:rStyle w:val="Hyperlink"/>
                    <w:rFonts w:cstheme="minorHAnsi"/>
                  </w:rPr>
                </w:rPrChange>
              </w:rPr>
              <w:lastRenderedPageBreak/>
              <w:delText>6.1.3.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30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Environment/config changes</w:delText>
            </w:r>
            <w:r>
              <w:tab/>
              <w:delText>18</w:delText>
            </w:r>
          </w:del>
        </w:p>
        <w:p w14:paraId="0DD3C557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31" w:author="user" w:date="2018-05-29T17:48:00Z"/>
              <w:lang w:val="en-IN" w:eastAsia="en-IN" w:bidi="ar-SA"/>
            </w:rPr>
          </w:pPr>
          <w:del w:id="232" w:author="user" w:date="2018-05-29T17:48:00Z">
            <w:r>
              <w:rPr>
                <w:rPrChange w:id="233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6.1.4.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34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Build and Run</w:delText>
            </w:r>
            <w:r>
              <w:tab/>
              <w:delText>19</w:delText>
            </w:r>
          </w:del>
        </w:p>
        <w:p w14:paraId="104659EC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35" w:author="user" w:date="2018-05-29T17:48:00Z"/>
              <w:lang w:val="en-IN" w:eastAsia="en-IN" w:bidi="ar-SA"/>
            </w:rPr>
          </w:pPr>
          <w:del w:id="236" w:author="user" w:date="2018-05-29T17:48:00Z">
            <w:r>
              <w:rPr>
                <w:rPrChange w:id="237" w:author="user" w:date="2018-05-29T17:48:00Z">
                  <w:rPr>
                    <w:rStyle w:val="Hyperlink"/>
                  </w:rPr>
                </w:rPrChange>
              </w:rPr>
              <w:delText>6.1.5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38" w:author="user" w:date="2018-05-29T17:48:00Z">
                  <w:rPr>
                    <w:rStyle w:val="Hyperlink"/>
                  </w:rPr>
                </w:rPrChange>
              </w:rPr>
              <w:delText>Deploy:</w:delText>
            </w:r>
            <w:r>
              <w:tab/>
              <w:delText>19</w:delText>
            </w:r>
          </w:del>
        </w:p>
        <w:p w14:paraId="75F478DD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239" w:author="user" w:date="2018-05-29T17:48:00Z"/>
              <w:lang w:val="en-IN" w:eastAsia="en-IN" w:bidi="ar-SA"/>
            </w:rPr>
          </w:pPr>
          <w:del w:id="240" w:author="user" w:date="2018-05-29T17:48:00Z">
            <w:r>
              <w:rPr>
                <w:rPrChange w:id="241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6.2.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42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Super Admin</w:delText>
            </w:r>
            <w:r>
              <w:tab/>
              <w:delText>21</w:delText>
            </w:r>
          </w:del>
        </w:p>
        <w:p w14:paraId="3ECDB716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43" w:author="user" w:date="2018-05-29T17:48:00Z"/>
              <w:lang w:val="en-IN" w:eastAsia="en-IN" w:bidi="ar-SA"/>
            </w:rPr>
          </w:pPr>
          <w:del w:id="244" w:author="user" w:date="2018-05-29T17:48:00Z">
            <w:r>
              <w:rPr>
                <w:rPrChange w:id="245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6.2.1.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46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Login</w:delText>
            </w:r>
            <w:r>
              <w:tab/>
              <w:delText>21</w:delText>
            </w:r>
          </w:del>
        </w:p>
        <w:p w14:paraId="74F5AA1F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47" w:author="user" w:date="2018-05-29T17:48:00Z"/>
              <w:lang w:val="en-IN" w:eastAsia="en-IN" w:bidi="ar-SA"/>
            </w:rPr>
          </w:pPr>
          <w:del w:id="248" w:author="user" w:date="2018-05-29T17:48:00Z">
            <w:r>
              <w:rPr>
                <w:rPrChange w:id="249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6.2.2.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50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Add User</w:delText>
            </w:r>
            <w:r>
              <w:tab/>
              <w:delText>21</w:delText>
            </w:r>
          </w:del>
        </w:p>
        <w:p w14:paraId="0F8C4D05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51" w:author="user" w:date="2018-05-29T17:48:00Z"/>
              <w:lang w:val="en-IN" w:eastAsia="en-IN" w:bidi="ar-SA"/>
            </w:rPr>
          </w:pPr>
          <w:del w:id="252" w:author="user" w:date="2018-05-29T17:48:00Z">
            <w:r>
              <w:rPr>
                <w:rPrChange w:id="253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6.2.3.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54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Devices</w:delText>
            </w:r>
            <w:r>
              <w:tab/>
              <w:delText>22</w:delText>
            </w:r>
          </w:del>
        </w:p>
        <w:p w14:paraId="14735FB5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55" w:author="user" w:date="2018-05-29T17:48:00Z"/>
              <w:lang w:val="en-IN" w:eastAsia="en-IN" w:bidi="ar-SA"/>
            </w:rPr>
          </w:pPr>
          <w:del w:id="256" w:author="user" w:date="2018-05-29T17:48:00Z">
            <w:r>
              <w:rPr>
                <w:rPrChange w:id="257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6.2.4.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58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Reports</w:delText>
            </w:r>
            <w:r>
              <w:tab/>
              <w:delText>22</w:delText>
            </w:r>
          </w:del>
        </w:p>
        <w:p w14:paraId="292B60A5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259" w:author="user" w:date="2018-05-29T17:48:00Z"/>
              <w:lang w:val="en-IN" w:eastAsia="en-IN" w:bidi="ar-SA"/>
            </w:rPr>
          </w:pPr>
          <w:del w:id="260" w:author="user" w:date="2018-05-29T17:48:00Z">
            <w:r>
              <w:rPr>
                <w:rPrChange w:id="261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6.3.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62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Tenant Admin</w:delText>
            </w:r>
            <w:r>
              <w:tab/>
              <w:delText>22</w:delText>
            </w:r>
          </w:del>
        </w:p>
        <w:p w14:paraId="00277522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63" w:author="user" w:date="2018-05-29T17:48:00Z"/>
              <w:lang w:val="en-IN" w:eastAsia="en-IN" w:bidi="ar-SA"/>
            </w:rPr>
          </w:pPr>
          <w:del w:id="264" w:author="user" w:date="2018-05-29T17:48:00Z">
            <w:r>
              <w:rPr>
                <w:rPrChange w:id="265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6.3.1.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66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Set New Password</w:delText>
            </w:r>
            <w:r>
              <w:tab/>
              <w:delText>22</w:delText>
            </w:r>
          </w:del>
        </w:p>
        <w:p w14:paraId="04C54F01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67" w:author="user" w:date="2018-05-29T17:48:00Z"/>
              <w:lang w:val="en-IN" w:eastAsia="en-IN" w:bidi="ar-SA"/>
            </w:rPr>
          </w:pPr>
          <w:del w:id="268" w:author="user" w:date="2018-05-29T17:48:00Z">
            <w:r>
              <w:rPr>
                <w:rPrChange w:id="269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6.3.2.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70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Login</w:delText>
            </w:r>
            <w:r>
              <w:tab/>
              <w:delText>22</w:delText>
            </w:r>
          </w:del>
        </w:p>
        <w:p w14:paraId="20748EF1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71" w:author="user" w:date="2018-05-29T17:48:00Z"/>
              <w:lang w:val="en-IN" w:eastAsia="en-IN" w:bidi="ar-SA"/>
            </w:rPr>
          </w:pPr>
          <w:del w:id="272" w:author="user" w:date="2018-05-29T17:48:00Z">
            <w:r>
              <w:rPr>
                <w:rPrChange w:id="273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6.3.3.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74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Add User</w:delText>
            </w:r>
            <w:r>
              <w:tab/>
              <w:delText>23</w:delText>
            </w:r>
          </w:del>
        </w:p>
        <w:p w14:paraId="329C7088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75" w:author="user" w:date="2018-05-29T17:48:00Z"/>
              <w:lang w:val="en-IN" w:eastAsia="en-IN" w:bidi="ar-SA"/>
            </w:rPr>
          </w:pPr>
          <w:del w:id="276" w:author="user" w:date="2018-05-29T17:48:00Z">
            <w:r>
              <w:rPr>
                <w:rPrChange w:id="277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6.3.4.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78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Fleet</w:delText>
            </w:r>
            <w:r>
              <w:tab/>
              <w:delText>23</w:delText>
            </w:r>
          </w:del>
        </w:p>
        <w:p w14:paraId="3695CED0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79" w:author="user" w:date="2018-05-29T17:48:00Z"/>
              <w:lang w:val="en-IN" w:eastAsia="en-IN" w:bidi="ar-SA"/>
            </w:rPr>
          </w:pPr>
          <w:del w:id="280" w:author="user" w:date="2018-05-29T17:48:00Z">
            <w:r>
              <w:rPr>
                <w:rPrChange w:id="281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6.3.5.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82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Vehicles</w:delText>
            </w:r>
            <w:r>
              <w:tab/>
              <w:delText>23</w:delText>
            </w:r>
          </w:del>
        </w:p>
        <w:p w14:paraId="2C2BC2A4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83" w:author="user" w:date="2018-05-29T17:48:00Z"/>
              <w:lang w:val="en-IN" w:eastAsia="en-IN" w:bidi="ar-SA"/>
            </w:rPr>
          </w:pPr>
          <w:del w:id="284" w:author="user" w:date="2018-05-29T17:48:00Z">
            <w:r>
              <w:rPr>
                <w:rPrChange w:id="285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6.3.6.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86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Devices</w:delText>
            </w:r>
            <w:r>
              <w:tab/>
              <w:delText>23</w:delText>
            </w:r>
          </w:del>
        </w:p>
        <w:p w14:paraId="25D6CADF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87" w:author="user" w:date="2018-05-29T17:48:00Z"/>
              <w:lang w:val="en-IN" w:eastAsia="en-IN" w:bidi="ar-SA"/>
            </w:rPr>
          </w:pPr>
          <w:del w:id="288" w:author="user" w:date="2018-05-29T17:48:00Z">
            <w:r>
              <w:rPr>
                <w:rPrChange w:id="289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6.3.7.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90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Reports</w:delText>
            </w:r>
            <w:r>
              <w:tab/>
              <w:delText>24</w:delText>
            </w:r>
          </w:del>
        </w:p>
        <w:p w14:paraId="3C3196D1" w14:textId="77777777" w:rsidR="002C43E0" w:rsidRDefault="006A0E1A">
          <w:pPr>
            <w:pStyle w:val="TOC2"/>
            <w:tabs>
              <w:tab w:val="left" w:pos="1100"/>
              <w:tab w:val="right" w:leader="dot" w:pos="9016"/>
            </w:tabs>
            <w:rPr>
              <w:del w:id="291" w:author="user" w:date="2018-05-29T17:48:00Z"/>
              <w:lang w:val="en-IN" w:eastAsia="en-IN" w:bidi="ar-SA"/>
            </w:rPr>
          </w:pPr>
          <w:del w:id="292" w:author="user" w:date="2018-05-29T17:48:00Z">
            <w:r>
              <w:rPr>
                <w:rPrChange w:id="293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6.3.8.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294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Rules</w:delText>
            </w:r>
            <w:r>
              <w:tab/>
              <w:delText>24</w:delText>
            </w:r>
          </w:del>
        </w:p>
        <w:p w14:paraId="5573A68B" w14:textId="77777777" w:rsidR="002C43E0" w:rsidRDefault="006A0E1A">
          <w:pPr>
            <w:pStyle w:val="TOC1"/>
            <w:rPr>
              <w:del w:id="295" w:author="user" w:date="2018-05-29T17:48:00Z"/>
              <w:b w:val="0"/>
              <w:lang w:val="en-IN" w:eastAsia="en-IN" w:bidi="ar-SA"/>
            </w:rPr>
          </w:pPr>
          <w:del w:id="296" w:author="user" w:date="2018-05-29T17:48:00Z">
            <w:r>
              <w:rPr>
                <w:rPrChange w:id="297" w:author="user" w:date="2018-05-29T17:48:00Z">
                  <w:rPr>
                    <w:rStyle w:val="Hyperlink"/>
                  </w:rPr>
                </w:rPrChange>
              </w:rPr>
              <w:delText>7.</w:delText>
            </w:r>
            <w:r>
              <w:rPr>
                <w:b w:val="0"/>
                <w:lang w:val="en-IN" w:eastAsia="en-IN" w:bidi="ar-SA"/>
              </w:rPr>
              <w:tab/>
            </w:r>
            <w:r>
              <w:rPr>
                <w:rPrChange w:id="298" w:author="user" w:date="2018-05-29T17:48:00Z">
                  <w:rPr>
                    <w:rStyle w:val="Hyperlink"/>
                  </w:rPr>
                </w:rPrChange>
              </w:rPr>
              <w:delText>Android Application</w:delText>
            </w:r>
            <w:r>
              <w:tab/>
              <w:delText>25</w:delText>
            </w:r>
          </w:del>
        </w:p>
        <w:p w14:paraId="50C8FB6F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299" w:author="user" w:date="2018-05-29T17:48:00Z"/>
              <w:lang w:val="en-IN" w:eastAsia="en-IN" w:bidi="ar-SA"/>
            </w:rPr>
          </w:pPr>
          <w:del w:id="300" w:author="user" w:date="2018-05-29T17:48:00Z">
            <w:r>
              <w:rPr>
                <w:rPrChange w:id="301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7.1.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302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Prerequisites</w:delText>
            </w:r>
            <w:r>
              <w:tab/>
              <w:delText>25</w:delText>
            </w:r>
          </w:del>
        </w:p>
        <w:p w14:paraId="4962C277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303" w:author="user" w:date="2018-05-29T17:48:00Z"/>
              <w:lang w:val="en-IN" w:eastAsia="en-IN" w:bidi="ar-SA"/>
            </w:rPr>
          </w:pPr>
          <w:del w:id="304" w:author="user" w:date="2018-05-29T17:48:00Z">
            <w:r>
              <w:rPr>
                <w:rPrChange w:id="305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7.2.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306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Configuration changes</w:delText>
            </w:r>
            <w:r>
              <w:tab/>
              <w:delText>25</w:delText>
            </w:r>
          </w:del>
        </w:p>
        <w:p w14:paraId="6CCB33B5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307" w:author="user" w:date="2018-05-29T17:48:00Z"/>
              <w:lang w:val="en-IN" w:eastAsia="en-IN" w:bidi="ar-SA"/>
            </w:rPr>
          </w:pPr>
          <w:del w:id="308" w:author="user" w:date="2018-05-29T17:48:00Z">
            <w:r>
              <w:rPr>
                <w:rPrChange w:id="309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7.3.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310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Driver Sign In</w:delText>
            </w:r>
            <w:r>
              <w:tab/>
              <w:delText>26</w:delText>
            </w:r>
          </w:del>
        </w:p>
        <w:p w14:paraId="4A8B96D9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311" w:author="user" w:date="2018-05-29T17:48:00Z"/>
              <w:lang w:val="en-IN" w:eastAsia="en-IN" w:bidi="ar-SA"/>
            </w:rPr>
          </w:pPr>
          <w:del w:id="312" w:author="user" w:date="2018-05-29T17:48:00Z">
            <w:r>
              <w:rPr>
                <w:rPrChange w:id="313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7.4.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314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Forgot Password</w:delText>
            </w:r>
            <w:r>
              <w:tab/>
              <w:delText>26</w:delText>
            </w:r>
          </w:del>
        </w:p>
        <w:p w14:paraId="6826D27B" w14:textId="77777777" w:rsidR="002C43E0" w:rsidRDefault="006A0E1A">
          <w:pPr>
            <w:pStyle w:val="TOC2"/>
            <w:tabs>
              <w:tab w:val="left" w:pos="880"/>
              <w:tab w:val="right" w:leader="dot" w:pos="9016"/>
            </w:tabs>
            <w:rPr>
              <w:del w:id="315" w:author="user" w:date="2018-05-29T17:48:00Z"/>
              <w:lang w:val="en-IN" w:eastAsia="en-IN" w:bidi="ar-SA"/>
            </w:rPr>
          </w:pPr>
          <w:del w:id="316" w:author="user" w:date="2018-05-29T17:48:00Z">
            <w:r>
              <w:rPr>
                <w:rPrChange w:id="317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7.5.</w:delText>
            </w:r>
            <w:r>
              <w:rPr>
                <w:lang w:val="en-IN" w:eastAsia="en-IN" w:bidi="ar-SA"/>
              </w:rPr>
              <w:tab/>
            </w:r>
            <w:r>
              <w:rPr>
                <w:rPrChange w:id="318" w:author="user" w:date="2018-05-29T17:48:00Z">
                  <w:rPr>
                    <w:rStyle w:val="Hyperlink"/>
                    <w:rFonts w:cstheme="minorHAnsi"/>
                  </w:rPr>
                </w:rPrChange>
              </w:rPr>
              <w:delText>Dashboard</w:delText>
            </w:r>
            <w:r>
              <w:tab/>
              <w:delText>27</w:delText>
            </w:r>
          </w:del>
        </w:p>
        <w:p w14:paraId="346595BF" w14:textId="77777777" w:rsidR="002C43E0" w:rsidRDefault="006A0E1A">
          <w:r>
            <w:rPr>
              <w:b/>
              <w:bCs/>
            </w:rPr>
            <w:fldChar w:fldCharType="end"/>
          </w:r>
        </w:p>
      </w:sdtContent>
    </w:sdt>
    <w:p w14:paraId="382E8ACB" w14:textId="77777777" w:rsidR="002C43E0" w:rsidRDefault="002C43E0"/>
    <w:p w14:paraId="6C8F4F62" w14:textId="77777777" w:rsidR="002C43E0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r>
        <w:br w:type="page"/>
      </w:r>
      <w:bookmarkStart w:id="319" w:name="_Toc515383320"/>
      <w:bookmarkStart w:id="320" w:name="_Toc515361280"/>
      <w:r>
        <w:rPr>
          <w:rFonts w:asciiTheme="minorHAnsi" w:hAnsiTheme="minorHAnsi"/>
          <w:b w:val="0"/>
        </w:rPr>
        <w:lastRenderedPageBreak/>
        <w:t>Introduction</w:t>
      </w:r>
      <w:bookmarkEnd w:id="319"/>
      <w:bookmarkEnd w:id="320"/>
    </w:p>
    <w:p w14:paraId="50E540F0" w14:textId="77777777" w:rsidR="002C43E0" w:rsidRDefault="006A0E1A">
      <w:pPr>
        <w:pStyle w:val="Heading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321" w:name="_Toc515361281"/>
      <w:bookmarkStart w:id="322" w:name="_Toc515383321"/>
      <w:r>
        <w:rPr>
          <w:rFonts w:asciiTheme="minorHAnsi" w:hAnsiTheme="minorHAnsi"/>
          <w:b w:val="0"/>
        </w:rPr>
        <w:t>About this Guide</w:t>
      </w:r>
      <w:bookmarkEnd w:id="321"/>
      <w:bookmarkEnd w:id="322"/>
    </w:p>
    <w:p w14:paraId="05F9050B" w14:textId="77777777" w:rsidR="002C43E0" w:rsidRDefault="006A0E1A">
      <w:pPr>
        <w:ind w:left="360"/>
        <w:jc w:val="both"/>
      </w:pPr>
      <w:r>
        <w:t xml:space="preserve">The purpose of this user guide is to assist </w:t>
      </w:r>
      <w:r>
        <w:t>developers in understanding and setting up the Mobiliya Fleet Management solution. It is a step-by-step walkthrough of the setup process &amp; usage guidelines of the solution.</w:t>
      </w:r>
    </w:p>
    <w:p w14:paraId="3D431FE8" w14:textId="77777777" w:rsidR="002C43E0" w:rsidRDefault="006A0E1A">
      <w:pPr>
        <w:pStyle w:val="Heading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323" w:name="_Toc515383322"/>
      <w:bookmarkStart w:id="324" w:name="_Toc515361282"/>
      <w:r>
        <w:rPr>
          <w:rFonts w:asciiTheme="minorHAnsi" w:hAnsiTheme="minorHAnsi"/>
          <w:b w:val="0"/>
        </w:rPr>
        <w:t>About Mobiliya Fleet Management Solution</w:t>
      </w:r>
      <w:bookmarkEnd w:id="323"/>
      <w:bookmarkEnd w:id="324"/>
    </w:p>
    <w:p w14:paraId="532BE7DD" w14:textId="77777777" w:rsidR="002C43E0" w:rsidRDefault="006A0E1A">
      <w:pPr>
        <w:ind w:left="360"/>
      </w:pPr>
      <w:r>
        <w:t xml:space="preserve">The Fleet Management solution consists of </w:t>
      </w:r>
      <w:r>
        <w:t>following components:</w:t>
      </w:r>
    </w:p>
    <w:p w14:paraId="566AE84B" w14:textId="77777777" w:rsidR="002C43E0" w:rsidRDefault="006A0E1A">
      <w:pPr>
        <w:pStyle w:val="ListParagraph1"/>
        <w:numPr>
          <w:ilvl w:val="0"/>
          <w:numId w:val="2"/>
        </w:numPr>
      </w:pPr>
      <w:r>
        <w:t>Vehicle (Truck/Car)</w:t>
      </w:r>
    </w:p>
    <w:p w14:paraId="5E5E6B5F" w14:textId="77777777" w:rsidR="002C43E0" w:rsidRDefault="006A0E1A">
      <w:pPr>
        <w:pStyle w:val="ListParagraph1"/>
        <w:numPr>
          <w:ilvl w:val="0"/>
          <w:numId w:val="2"/>
        </w:numPr>
      </w:pPr>
      <w:r>
        <w:t xml:space="preserve">OBD/J1939 Dongle </w:t>
      </w:r>
    </w:p>
    <w:p w14:paraId="674A0B74" w14:textId="77777777" w:rsidR="002C43E0" w:rsidRDefault="006A0E1A">
      <w:pPr>
        <w:pStyle w:val="ListParagraph1"/>
        <w:numPr>
          <w:ilvl w:val="0"/>
          <w:numId w:val="2"/>
        </w:numPr>
      </w:pPr>
      <w:r>
        <w:t>Mobile Application</w:t>
      </w:r>
    </w:p>
    <w:p w14:paraId="1EA64938" w14:textId="77777777" w:rsidR="002C43E0" w:rsidRDefault="006A0E1A">
      <w:pPr>
        <w:pStyle w:val="ListParagraph1"/>
        <w:numPr>
          <w:ilvl w:val="0"/>
          <w:numId w:val="2"/>
        </w:numPr>
      </w:pPr>
      <w:r>
        <w:t>Azure Cloud Application</w:t>
      </w:r>
    </w:p>
    <w:p w14:paraId="6C53A848" w14:textId="77777777" w:rsidR="002C43E0" w:rsidRDefault="002C43E0">
      <w:pPr>
        <w:pStyle w:val="ListParagraph1"/>
      </w:pPr>
    </w:p>
    <w:p w14:paraId="606BC22C" w14:textId="77777777" w:rsidR="002C43E0" w:rsidRDefault="006A0E1A">
      <w:pPr>
        <w:pStyle w:val="ListParagraph1"/>
        <w:ind w:left="360"/>
        <w:jc w:val="both"/>
      </w:pPr>
      <w:r>
        <w:rPr>
          <w:rFonts w:ascii="Calibri" w:hAnsi="Calibri" w:cs="Calibri"/>
        </w:rPr>
        <w:t>The solution supports commercial vehicles and cars supporting J1939 and OBD protocols respectively.</w:t>
      </w:r>
    </w:p>
    <w:p w14:paraId="2105011B" w14:textId="77777777" w:rsidR="002C43E0" w:rsidRDefault="006A0E1A">
      <w:pPr>
        <w:ind w:left="360"/>
        <w:jc w:val="both"/>
      </w:pPr>
      <w:r>
        <w:t>A user can connect a Dongle to a vehicle which can r</w:t>
      </w:r>
      <w:r>
        <w:t>etrieve vehicle diagnostic information and forward this information to a mobile application over Bluetooth. The mobile application will further forward this information to the cloud. The cloud application then performs detailed analysis of a given data and</w:t>
      </w:r>
      <w:r>
        <w:t xml:space="preserve"> provides different reports to different stakeholders/users.</w:t>
      </w:r>
    </w:p>
    <w:p w14:paraId="58082A98" w14:textId="77777777" w:rsidR="002C43E0" w:rsidRDefault="006A0E1A">
      <w:pPr>
        <w:ind w:left="360"/>
        <w:jc w:val="both"/>
      </w:pPr>
      <w:r>
        <w:t>There are 4 types of user actively involved in this system.</w:t>
      </w:r>
    </w:p>
    <w:p w14:paraId="4C56F57D" w14:textId="77777777" w:rsidR="002C43E0" w:rsidRDefault="006A0E1A">
      <w:pPr>
        <w:pStyle w:val="ListParagraph1"/>
        <w:numPr>
          <w:ilvl w:val="0"/>
          <w:numId w:val="3"/>
        </w:numPr>
      </w:pPr>
      <w:r>
        <w:t>Super Admin (A person who has complete access to system)</w:t>
      </w:r>
    </w:p>
    <w:p w14:paraId="3F14A84F" w14:textId="77777777" w:rsidR="002C43E0" w:rsidRDefault="006A0E1A">
      <w:pPr>
        <w:pStyle w:val="ListParagraph1"/>
        <w:numPr>
          <w:ilvl w:val="0"/>
          <w:numId w:val="3"/>
        </w:numPr>
      </w:pPr>
      <w:r>
        <w:t>Tenant Admin</w:t>
      </w:r>
    </w:p>
    <w:p w14:paraId="1689A7C2" w14:textId="77777777" w:rsidR="002C43E0" w:rsidRDefault="006A0E1A">
      <w:pPr>
        <w:pStyle w:val="ListParagraph1"/>
        <w:numPr>
          <w:ilvl w:val="0"/>
          <w:numId w:val="3"/>
        </w:numPr>
      </w:pPr>
      <w:r>
        <w:t>Fleet Admin</w:t>
      </w:r>
    </w:p>
    <w:p w14:paraId="39F574C6" w14:textId="77777777" w:rsidR="002C43E0" w:rsidRDefault="006A0E1A">
      <w:pPr>
        <w:pStyle w:val="ListParagraph1"/>
        <w:numPr>
          <w:ilvl w:val="0"/>
          <w:numId w:val="3"/>
        </w:numPr>
      </w:pPr>
      <w:r>
        <w:t>Driver</w:t>
      </w:r>
    </w:p>
    <w:p w14:paraId="188DABB8" w14:textId="77777777" w:rsidR="002C43E0" w:rsidRDefault="002C43E0">
      <w:pPr>
        <w:ind w:left="360"/>
      </w:pPr>
    </w:p>
    <w:p w14:paraId="0E0178E1" w14:textId="77777777" w:rsidR="002C43E0" w:rsidRDefault="002C43E0">
      <w:pPr>
        <w:ind w:left="360"/>
      </w:pPr>
    </w:p>
    <w:p w14:paraId="69870AB4" w14:textId="77777777" w:rsidR="002C43E0" w:rsidRDefault="002C43E0">
      <w:pPr>
        <w:ind w:left="360"/>
      </w:pPr>
    </w:p>
    <w:p w14:paraId="7CB299B7" w14:textId="77777777" w:rsidR="002C43E0" w:rsidRDefault="002C43E0">
      <w:pPr>
        <w:ind w:left="360"/>
      </w:pPr>
    </w:p>
    <w:p w14:paraId="6AC00B1F" w14:textId="77777777" w:rsidR="002C43E0" w:rsidRDefault="002C43E0">
      <w:pPr>
        <w:ind w:left="360"/>
      </w:pPr>
    </w:p>
    <w:p w14:paraId="64779806" w14:textId="77777777" w:rsidR="002C43E0" w:rsidRDefault="002C43E0">
      <w:pPr>
        <w:ind w:left="360"/>
      </w:pPr>
    </w:p>
    <w:p w14:paraId="5B10105E" w14:textId="77777777" w:rsidR="002C43E0" w:rsidRDefault="002C43E0">
      <w:pPr>
        <w:ind w:left="360"/>
      </w:pPr>
    </w:p>
    <w:p w14:paraId="1250DF76" w14:textId="77777777" w:rsidR="002C43E0" w:rsidRDefault="002C43E0">
      <w:pPr>
        <w:ind w:left="360"/>
      </w:pPr>
    </w:p>
    <w:p w14:paraId="43996844" w14:textId="77777777" w:rsidR="002C43E0" w:rsidRDefault="002C43E0">
      <w:pPr>
        <w:ind w:left="360"/>
      </w:pPr>
    </w:p>
    <w:p w14:paraId="6F41CD98" w14:textId="77777777" w:rsidR="002C43E0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bookmarkStart w:id="325" w:name="_Toc515361283"/>
      <w:bookmarkStart w:id="326" w:name="_Toc515383323"/>
      <w:r>
        <w:rPr>
          <w:rFonts w:asciiTheme="minorHAnsi" w:hAnsiTheme="minorHAnsi"/>
          <w:b w:val="0"/>
        </w:rPr>
        <w:lastRenderedPageBreak/>
        <w:t>System Architecture</w:t>
      </w:r>
      <w:bookmarkEnd w:id="325"/>
      <w:bookmarkEnd w:id="326"/>
    </w:p>
    <w:p w14:paraId="4A7938B4" w14:textId="77777777" w:rsidR="002C43E0" w:rsidRDefault="006A0E1A">
      <w:r>
        <w:t xml:space="preserve">The architecture </w:t>
      </w:r>
      <w:r>
        <w:t>comprises of two main components:</w:t>
      </w:r>
    </w:p>
    <w:p w14:paraId="27812E3B" w14:textId="77777777" w:rsidR="002C43E0" w:rsidRDefault="006A0E1A">
      <w:pPr>
        <w:pStyle w:val="ListParagraph"/>
        <w:numPr>
          <w:ilvl w:val="0"/>
          <w:numId w:val="4"/>
        </w:numPr>
      </w:pPr>
      <w:r>
        <w:t>Mobile Application</w:t>
      </w:r>
    </w:p>
    <w:p w14:paraId="21D742EF" w14:textId="77777777" w:rsidR="002C43E0" w:rsidRDefault="006A0E1A">
      <w:pPr>
        <w:pStyle w:val="ListParagraph"/>
        <w:numPr>
          <w:ilvl w:val="0"/>
          <w:numId w:val="4"/>
        </w:numPr>
      </w:pPr>
      <w:r>
        <w:t>Cloud Application</w:t>
      </w:r>
    </w:p>
    <w:p w14:paraId="5A2F98D3" w14:textId="77777777" w:rsidR="002C43E0" w:rsidRDefault="006A0E1A">
      <w:r>
        <w:rPr>
          <w:noProof/>
          <w:lang w:bidi="ar-SA"/>
        </w:rPr>
        <w:drawing>
          <wp:inline distT="0" distB="0" distL="0" distR="0">
            <wp:extent cx="6394450" cy="3429000"/>
            <wp:effectExtent l="19050" t="19050" r="25400" b="190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6150" cy="344052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6B3DC" w14:textId="77777777" w:rsidR="002C43E0" w:rsidRDefault="006A0E1A">
      <w:pPr>
        <w:pStyle w:val="Heading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327" w:name="_Toc515361284"/>
      <w:bookmarkStart w:id="328" w:name="_Toc515383324"/>
      <w:r>
        <w:rPr>
          <w:rStyle w:val="Heading3Char"/>
        </w:rPr>
        <w:t>Mobile App Components</w:t>
      </w:r>
      <w:bookmarkEnd w:id="327"/>
      <w:bookmarkEnd w:id="328"/>
    </w:p>
    <w:p w14:paraId="6F2EFDA0" w14:textId="77777777" w:rsidR="002C43E0" w:rsidRDefault="002C43E0">
      <w:pPr>
        <w:pStyle w:val="ListParagraph1"/>
        <w:spacing w:line="240" w:lineRule="auto"/>
        <w:ind w:left="360"/>
        <w:jc w:val="both"/>
      </w:pPr>
    </w:p>
    <w:p w14:paraId="78C4C2F5" w14:textId="77777777" w:rsidR="002C43E0" w:rsidRDefault="006A0E1A">
      <w:pPr>
        <w:pStyle w:val="ListParagraph1"/>
        <w:spacing w:line="240" w:lineRule="auto"/>
        <w:ind w:left="360"/>
        <w:jc w:val="both"/>
      </w:pPr>
      <w:r>
        <w:t>The mobile application has been developed using Android Native Platform. This mobile application will support multi-layer architecture for easy protocol integra</w:t>
      </w:r>
      <w:r>
        <w:t xml:space="preserve">tion. </w:t>
      </w:r>
    </w:p>
    <w:p w14:paraId="2F781722" w14:textId="77777777" w:rsidR="002C43E0" w:rsidRDefault="002C43E0">
      <w:pPr>
        <w:pStyle w:val="ListParagraph1"/>
        <w:spacing w:line="240" w:lineRule="auto"/>
        <w:ind w:left="0"/>
        <w:jc w:val="both"/>
      </w:pPr>
    </w:p>
    <w:p w14:paraId="2D1C3D02" w14:textId="77777777" w:rsidR="002C43E0" w:rsidRDefault="006A0E1A">
      <w:pPr>
        <w:pStyle w:val="ListParagraph1"/>
        <w:spacing w:line="240" w:lineRule="auto"/>
        <w:ind w:left="360"/>
        <w:jc w:val="both"/>
      </w:pPr>
      <w:r>
        <w:t>The mobile application communicates with the Dongle using Bluetooth. The mobile application logic is divided in following layers:</w:t>
      </w:r>
    </w:p>
    <w:p w14:paraId="2F5D3E69" w14:textId="77777777" w:rsidR="002C43E0" w:rsidRDefault="002C43E0">
      <w:pPr>
        <w:pStyle w:val="ListParagraph1"/>
        <w:spacing w:line="240" w:lineRule="auto"/>
        <w:ind w:left="360"/>
        <w:jc w:val="both"/>
      </w:pPr>
    </w:p>
    <w:p w14:paraId="272FFCF7" w14:textId="77777777" w:rsidR="002C43E0" w:rsidRDefault="006A0E1A">
      <w:pPr>
        <w:pStyle w:val="ListParagraph1"/>
        <w:numPr>
          <w:ilvl w:val="0"/>
          <w:numId w:val="5"/>
        </w:numPr>
        <w:spacing w:line="240" w:lineRule="auto"/>
        <w:jc w:val="both"/>
      </w:pPr>
      <w:r>
        <w:t>Protocol Dependent Layer</w:t>
      </w:r>
    </w:p>
    <w:p w14:paraId="770859C2" w14:textId="77777777" w:rsidR="002C43E0" w:rsidRDefault="006A0E1A">
      <w:pPr>
        <w:pStyle w:val="ListParagraph1"/>
        <w:numPr>
          <w:ilvl w:val="0"/>
          <w:numId w:val="5"/>
        </w:numPr>
        <w:spacing w:line="240" w:lineRule="auto"/>
        <w:jc w:val="both"/>
      </w:pPr>
      <w:r>
        <w:t>Protocol independent layer i.e. Business Logic Layer</w:t>
      </w:r>
    </w:p>
    <w:p w14:paraId="16685300" w14:textId="77777777" w:rsidR="002C43E0" w:rsidRDefault="006A0E1A">
      <w:pPr>
        <w:pStyle w:val="ListParagraph1"/>
        <w:numPr>
          <w:ilvl w:val="0"/>
          <w:numId w:val="5"/>
        </w:numPr>
        <w:spacing w:line="240" w:lineRule="auto"/>
        <w:jc w:val="both"/>
      </w:pPr>
      <w:r>
        <w:t>Cloud Communication Layer</w:t>
      </w:r>
    </w:p>
    <w:p w14:paraId="3B44F3A7" w14:textId="77777777" w:rsidR="002C43E0" w:rsidRDefault="006A0E1A">
      <w:pPr>
        <w:pStyle w:val="ListParagraph1"/>
        <w:numPr>
          <w:ilvl w:val="0"/>
          <w:numId w:val="5"/>
        </w:numPr>
        <w:spacing w:line="240" w:lineRule="auto"/>
        <w:jc w:val="both"/>
      </w:pPr>
      <w:r>
        <w:t>Mobile UI</w:t>
      </w:r>
    </w:p>
    <w:p w14:paraId="5F442089" w14:textId="77777777" w:rsidR="002C43E0" w:rsidRDefault="006A0E1A">
      <w:pPr>
        <w:pStyle w:val="ListParagraph1"/>
        <w:numPr>
          <w:ilvl w:val="0"/>
          <w:numId w:val="5"/>
        </w:numPr>
        <w:spacing w:line="240" w:lineRule="auto"/>
        <w:jc w:val="both"/>
      </w:pPr>
      <w:r>
        <w:t>Int</w:t>
      </w:r>
      <w:r>
        <w:t xml:space="preserve">ernal Offline Storage </w:t>
      </w:r>
    </w:p>
    <w:p w14:paraId="53A123ED" w14:textId="77777777" w:rsidR="002C43E0" w:rsidRDefault="006A0E1A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67EC141C" w14:textId="77777777" w:rsidR="002C43E0" w:rsidRDefault="006A0E1A">
      <w:pPr>
        <w:pStyle w:val="ListParagraph1"/>
        <w:spacing w:line="240" w:lineRule="auto"/>
        <w:ind w:left="360"/>
      </w:pPr>
      <w:r>
        <w:lastRenderedPageBreak/>
        <w:t>The illustration given below provides internal details of the architecture:</w:t>
      </w:r>
    </w:p>
    <w:p w14:paraId="66CC6E48" w14:textId="77777777" w:rsidR="002C43E0" w:rsidRDefault="006A0E1A">
      <w:pPr>
        <w:spacing w:line="240" w:lineRule="auto"/>
        <w:ind w:left="357"/>
        <w:contextualSpacing/>
        <w:rPr>
          <w:sz w:val="24"/>
        </w:rPr>
      </w:pPr>
      <w:r>
        <w:rPr>
          <w:noProof/>
          <w:sz w:val="24"/>
          <w:lang w:bidi="ar-SA"/>
        </w:rPr>
        <mc:AlternateContent>
          <mc:Choice Requires="wpc">
            <w:drawing>
              <wp:inline distT="0" distB="0" distL="0" distR="0">
                <wp:extent cx="5486400" cy="4752340"/>
                <wp:effectExtent l="0" t="0" r="19050" b="1016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 w="6350">
                          <a:solidFill>
                            <a:schemeClr val="accent1"/>
                          </a:solidFill>
                        </a:ln>
                      </wpc:whole>
                      <wps:wsp>
                        <wps:cNvPr id="11" name="Rectangle 11"/>
                        <wps:cNvSpPr/>
                        <wps:spPr>
                          <a:xfrm>
                            <a:off x="142875" y="161903"/>
                            <a:ext cx="1428750" cy="44958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06B73A" w14:textId="77777777" w:rsidR="002C43E0" w:rsidRDefault="006A0E1A">
                              <w:pPr>
                                <w:jc w:val="center"/>
                              </w:pPr>
                              <w:r>
                                <w:t>Adaptor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05050" y="190475"/>
                            <a:ext cx="3086100" cy="4448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Curved Connector 14"/>
                        <wps:cNvCnPr>
                          <a:stCxn id="11" idx="3"/>
                          <a:endCxn id="12" idx="1"/>
                        </wps:cNvCnPr>
                        <wps:spPr>
                          <a:xfrm>
                            <a:off x="1571625" y="2409492"/>
                            <a:ext cx="733425" cy="4762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685925" y="2142839"/>
                            <a:ext cx="5048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A09B33" w14:textId="77777777" w:rsidR="002C43E0" w:rsidRDefault="006A0E1A">
                              <w:r>
                                <w:t>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2428875" y="285749"/>
                            <a:ext cx="160020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67FAF9" w14:textId="77777777" w:rsidR="002C43E0" w:rsidRDefault="006A0E1A">
                              <w:r>
                                <w:t>Mobile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381250" y="666661"/>
                            <a:ext cx="857250" cy="3857714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D539E0" w14:textId="77777777" w:rsidR="002C43E0" w:rsidRDefault="006A0E1A">
                              <w:pPr>
                                <w:jc w:val="center"/>
                              </w:pPr>
                              <w:r>
                                <w:t>Protocol Dependent 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314700" y="676275"/>
                            <a:ext cx="971550" cy="227647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EAAD37" w14:textId="77777777" w:rsidR="002C43E0" w:rsidRDefault="006A0E1A">
                              <w:pPr>
                                <w:jc w:val="center"/>
                              </w:pPr>
                              <w:r>
                                <w:t>Protocol independent business logic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Flowchart: Magnetic Disk 30"/>
                        <wps:cNvSpPr/>
                        <wps:spPr>
                          <a:xfrm>
                            <a:off x="4371975" y="352425"/>
                            <a:ext cx="752475" cy="86677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8F7152" w14:textId="77777777" w:rsidR="002C43E0" w:rsidRDefault="006A0E1A">
                              <w:pPr>
                                <w:jc w:val="center"/>
                              </w:pPr>
                              <w:r>
                                <w:t>Offline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371975" y="1361711"/>
                            <a:ext cx="847725" cy="32102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FD37C3" w14:textId="77777777" w:rsidR="002C43E0" w:rsidRDefault="002C43E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314700" y="3075755"/>
                            <a:ext cx="971550" cy="144760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F967DC" w14:textId="77777777" w:rsidR="002C43E0" w:rsidRDefault="006A0E1A">
                              <w:pPr>
                                <w:jc w:val="center"/>
                              </w:pPr>
                              <w:r>
                                <w:t>Mobile UI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29125" y="1438083"/>
                            <a:ext cx="752475" cy="7717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FC3909" w14:textId="77777777" w:rsidR="002C43E0" w:rsidRDefault="006A0E1A">
                              <w:r>
                                <w:t>Cloud Communication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476750" y="3895205"/>
                            <a:ext cx="685800" cy="628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5EA1D" w14:textId="77777777" w:rsidR="002C43E0" w:rsidRDefault="006A0E1A">
                              <w:pPr>
                                <w:jc w:val="center"/>
                              </w:pPr>
                              <w:r>
                                <w:t>Azure IoT 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6275" y="3180951"/>
                            <a:ext cx="647700" cy="629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4CBB32" w14:textId="77777777" w:rsidR="002C43E0" w:rsidRDefault="006A0E1A">
                              <w:pPr>
                                <w:jc w:val="center"/>
                              </w:pPr>
                              <w:r>
                                <w:t>HTTPS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47649" y="1190626"/>
                            <a:ext cx="122872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FB33B3" w14:textId="77777777" w:rsidR="002C43E0" w:rsidRDefault="006A0E1A">
                              <w:pPr>
                                <w:jc w:val="center"/>
                              </w:pPr>
                              <w:r>
                                <w:t>J1939 Dongle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75250" y="3142275"/>
                            <a:ext cx="122872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A89171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OBD Dongle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418376" y="2867025"/>
                            <a:ext cx="762974" cy="1103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C1162B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 xml:space="preserve">Dongle Dependent Lib  </w:t>
                              </w:r>
                            </w:p>
                            <w:p w14:paraId="7C7C2903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(OBD)</w:t>
                              </w:r>
                            </w:p>
                            <w:p w14:paraId="423E5D8A" w14:textId="77777777" w:rsidR="002C43E0" w:rsidRDefault="002C43E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428875" y="1122975"/>
                            <a:ext cx="762635" cy="943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54E525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 xml:space="preserve">Dongle Dependent Lib  </w:t>
                              </w:r>
                            </w:p>
                            <w:p w14:paraId="54E7C4F6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(J1939)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374.2pt;width:432pt;" coordsize="5486400,4752340" editas="canvas" o:gfxdata="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">
                <o:lock v:ext="edit" aspectratio="f"/>
                <v:shape id="_x0000_s1026" o:spid="_x0000_s1026" style="position:absolute;left:0;top:0;height:4752340;width:5486400;" fillcolor="#F2F2F2 [3052]" filled="t" stroked="t" coordsize="21600,21600" o:gfxdata="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">
                  <v:fill on="t" focussize="0,0"/>
                  <v:stroke weight="0.5pt" color="#4F81BD [3204]" joinstyle="round"/>
                  <v:imagedata o:title=""/>
                  <o:lock v:ext="edit" aspectratio="t"/>
                </v:shape>
                <v:rect id="_x0000_s1026" o:spid="_x0000_s1026" o:spt="1" style="position:absolute;left:142875;top:161903;height:4495822;width:1428750;v-text-anchor:middle;" fillcolor="#FFFFFF [3201]" filled="t" stroked="t" coordsize="21600,21600" o:gfxdata="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JJ76fNQAAAAFAQAADwAAAAAAAAAB&#10;ACAAAAAiAAAAZHJzL2Rvd25yZXYueG1sUEsBAhQAFAAAAAgAh07iQLBBJCZNAgAAqQQAAA4AAAAA&#10;AAAAAQAgAAAAIwEAAGRycy9lMm9Eb2MueG1sUEsFBgAAAAAGAAYAWQEAAOIFAAAAAA==&#10;">
                  <v:fill on="t" focussize="0,0"/>
                  <v:stroke weight="0.25pt" color="#4BACC6 [3208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Adaptor</w:t>
                        </w:r>
                      </w:p>
                    </w:txbxContent>
                  </v:textbox>
                </v:rect>
                <v:rect id="_x0000_s1026" o:spid="_x0000_s1026" o:spt="1" style="position:absolute;left:2305050;top:190475;height:4448200;width:3086100;v-text-anchor:middle;" fillcolor="#FFFFFF [3201]" filled="t" stroked="t" coordsize="21600,21600" o:gfxdata="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iUKnw0gAAAAUBAAAPAAAAAAAAAAEAIAAA&#10;ACIAAABkcnMvZG93bnJldi54bWxQSwECFAAUAAAACACHTuJA6YnJX0sCAACfBAAADgAAAAAAAAAB&#10;ACAAAAAhAQAAZHJzL2Uyb0RvYy54bWxQSwUGAAAAAAYABgBZAQAA3gUAAAAA&#10;">
                  <v:fill on="t" focussize="0,0"/>
                  <v:stroke weight="0.25pt" color="#4F81BD [3204]" joinstyle="round"/>
                  <v:imagedata o:title=""/>
                  <o:lock v:ext="edit" aspectratio="f"/>
                </v:rect>
                <v:shape id="_x0000_s1026" o:spid="_x0000_s1026" o:spt="38" type="#_x0000_t38" style="position:absolute;left:1571625;top:2409492;height:4762;width:733425;" filled="f" stroked="t" coordsize="21600,21600" o:gfxdata="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Y9xtF1QAA&#10;AAUBAAAPAAAAAAAAAAEAIAAAACIAAABkcnMvZG93bnJldi54bWxQSwECFAAUAAAACACHTuJAQQaM&#10;NSECAABJBAAADgAAAAAAAAABACAAAAAkAQAAZHJzL2Uyb0RvYy54bWxQSwUGAAAAAAYABgBZAQAA&#10;twUAAAAA&#10;" adj="10800">
                  <v:fill on="f" focussize="0,0"/>
                  <v:stroke color="#4A7EBB [3204]" joinstyle="round" startarrow="block" endarrow="block"/>
                  <v:imagedata o:title=""/>
                  <o:lock v:ext="edit" aspectratio="f"/>
                </v:shape>
                <v:shape id="_x0000_s1026" o:spid="_x0000_s1026" o:spt="202" type="#_x0000_t202" style="position:absolute;left:1685925;top:2142839;height:238125;width:504825;" fillcolor="#FFFFFF [3201]" filled="t" stroked="f" coordsize="21600,21600" o:gfxdata="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RzTX40QAAAAUBAAAPAAAAAAAAAAEAIAAAACIAAABkcnMvZG93bnJldi54bWxQSwEC&#10;FAAUAAAACACHTuJAUKCPljQCAABbBAAADgAAAAAAAAABACAAAAAgAQAAZHJzL2Uyb0RvYy54bWxQ&#10;SwUGAAAAAAYABgBZAQAAx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BLE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428875;top:285749;height:333375;width:1600200;" fillcolor="#FFFFFF [3201]" filled="t" stroked="f" coordsize="21600,21600" o:gfxdata="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NHNNfjRAAAABQEAAA8AAAAAAAAAAQAgAAAAIgAAAGRycy9kb3ducmV2LnhtbFBLAQIU&#10;ABQAAAAIAIdO4kAu8mcGMwIAAFsEAAAOAAAAAAAAAAEAIAAAACABAABkcnMvZTJvRG9jLnhtbFBL&#10;BQYAAAAABgAGAFkBAADF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Mobile Application</w:t>
                        </w:r>
                      </w:p>
                    </w:txbxContent>
                  </v:textbox>
                </v:shape>
                <v:rect id="_x0000_s1026" o:spid="_x0000_s1026" o:spt="1" style="position:absolute;left:2381250;top:666661;height:3857714;width:857250;v-text-anchor:middle;" fillcolor="#FFFFFF [3201]" filled="t" stroked="t" coordsize="21600,21600" o:gfxdata="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JJ76fNQAAAAFAQAADwAAAAAAAAAB&#10;ACAAAAAiAAAAZHJzL2Rvd25yZXYueG1sUEsBAhQAFAAAAAgAh07iQMu45aRNAgAAqQQAAA4AAAAA&#10;AAAAAQAgAAAAIwEAAGRycy9lMm9Eb2MueG1sUEsFBgAAAAAGAAYAWQEAAOIFAAAAAA==&#10;">
                  <v:fill on="t" focussize="0,0"/>
                  <v:stroke weight="0.25pt" color="#4BACC6 [3208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Protocol Dependent Layer</w:t>
                        </w:r>
                      </w:p>
                    </w:txbxContent>
                  </v:textbox>
                </v:rect>
                <v:rect id="_x0000_s1026" o:spid="_x0000_s1026" o:spt="1" style="position:absolute;left:3314700;top:676275;height:2276475;width:971550;v-text-anchor:middle;" fillcolor="#FFFFFF [3201]" filled="t" stroked="t" coordsize="21600,21600" o:gfxdata="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knvp81AAAAAUBAAAP&#10;AAAAAAAAAAEAIAAAACIAAABkcnMvZG93bnJldi54bWxQSwECFAAUAAAACACHTuJAiDVnrlUCAACp&#10;BAAADgAAAAAAAAABACAAAAAjAQAAZHJzL2Uyb0RvYy54bWxQSwUGAAAAAAYABgBZAQAA6gUAAAAA&#10;">
                  <v:fill on="t" focussize="0,0"/>
                  <v:stroke weight="0.25pt" color="#4BACC6 [3208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Protocol independent business logic</w:t>
                        </w:r>
                      </w:p>
                    </w:txbxContent>
                  </v:textbox>
                </v:rect>
                <v:shape id="_x0000_s1026" o:spid="_x0000_s1026" o:spt="132" type="#_x0000_t132" style="position:absolute;left:4371975;top:352425;height:866775;width:752475;v-text-anchor:middle;" fillcolor="#FFFFFF [3201]" filled="t" stroked="t" coordsize="21600,21600" o:gfxdata="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gXkedUAAAAFAQAADwAAAAAAAAABACAAAAAiAAAAZHJzL2Rvd25yZXYueG1sUEsBAhQAFAAAAAgA&#10;h07iQJQZKKxhAgAAyAQAAA4AAAAAAAAAAQAgAAAAJAEAAGRycy9lMm9Eb2MueG1sUEsFBgAAAAAG&#10;AAYAWQEAAPcFAAAAAA==&#10;">
                  <v:fill on="t" focussize="0,0"/>
                  <v:stroke weight="0.25pt" color="#4BACC6 [3208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Offline Data</w:t>
                        </w:r>
                      </w:p>
                    </w:txbxContent>
                  </v:textbox>
                </v:shape>
                <v:rect id="_x0000_s1026" o:spid="_x0000_s1026" o:spt="1" style="position:absolute;left:4371975;top:1361711;height:3210289;width:847725;v-text-anchor:middle;" fillcolor="#FFFFFF [3201]" filled="t" stroked="t" coordsize="21600,21600" o:gfxdata="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3eu9nVAAAABQEAAA8A&#10;AAAAAAAAAQAgAAAAIgAAAGRycy9kb3ducmV2LnhtbFBLAQIUABQAAAAIAIdO4kBelzWFUwIAAKoE&#10;AAAOAAAAAAAAAAEAIAAAACQBAABkcnMvZTJvRG9jLnhtbFBLBQYAAAAABgAGAFkBAADpBQAAAAA=&#10;">
                  <v:fill on="t" focussize="0,0"/>
                  <v:stroke weight="0.25pt" color="#FFC000 [3205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rect>
                <v:rect id="_x0000_s1026" o:spid="_x0000_s1026" o:spt="1" style="position:absolute;left:3314700;top:3075755;height:1447606;width:971550;v-text-anchor:middle;" fillcolor="#FFFFFF [3201]" filled="t" stroked="t" coordsize="21600,21600" o:gfxdata="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JJ76fNQAAAAFAQAADwAA&#10;AAAAAAABACAAAAAiAAAAZHJzL2Rvd25yZXYueG1sUEsBAhQAFAAAAAgAh07iQOPbT0BTAgAAqgQA&#10;AA4AAAAAAAAAAQAgAAAAIwEAAGRycy9lMm9Eb2MueG1sUEsFBgAAAAAGAAYAWQEAAOgFAAAAAA==&#10;">
                  <v:fill on="t" focussize="0,0"/>
                  <v:stroke weight="0.25pt" color="#4BACC6 [3208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Mobile UI</w:t>
                        </w:r>
                      </w:p>
                    </w:txbxContent>
                  </v:textbox>
                </v:rect>
                <v:shape id="_x0000_s1026" o:spid="_x0000_s1026" o:spt="202" type="#_x0000_t202" style="position:absolute;left:4429125;top:1438083;height:771717;width:752475;" fillcolor="#FFFFFF [3201]" filled="t" stroked="f" coordsize="21600,21600" o:gfxdata="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RzTX40QAAAAUBAAAPAAAAAAAAAAEAIAAAACIAAABkcnMvZG93bnJldi54bWxQSwEC&#10;FAAUAAAACACHTuJAxNDDIDQCAABbBAAADgAAAAAAAAABACAAAAAgAQAAZHJzL2Uyb0RvYy54bWxQ&#10;SwUGAAAAAAYABgBZAQAAx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Cloud Communication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476750;top:3895205;height:628940;width:685800;" fillcolor="#FFFFFF [3201]" filled="t" stroked="t" coordsize="21600,21600" o:gfxdata="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Ev7nZdMAAAAFAQAADwAAAAAAAAABACAAAAAiAAAAZHJzL2Rvd25y&#10;ZXYueG1sUEsBAhQAFAAAAAgAh07iQKfQyCw8AgAAhAQAAA4AAAAAAAAAAQAgAAAAIgEAAGRycy9l&#10;Mm9Eb2MueG1sUEsFBgAAAAAGAAYAWQEAANAFAAAAAA==&#10;">
                  <v:fill on="t" focussize="0,0"/>
                  <v:stroke weight="0.5pt" color="#FFC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Azure IoT Hub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486275;top:3180951;height:629050;width:647700;" fillcolor="#FFFFFF [3201]" filled="t" stroked="t" coordsize="21600,21600" o:gfxdata="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L+52XTAAAABQEAAA8AAAAAAAAAAQAgAAAAIgAAAGRycy9kb3du&#10;cmV2LnhtbFBLAQIUABQAAAAIAIdO4kCXzF95PQIAAIQEAAAOAAAAAAAAAAEAIAAAACIBAABkcnMv&#10;ZTJvRG9jLnhtbFBLBQYAAAAABgAGAFkBAADRBQAAAAA=&#10;">
                  <v:fill on="t" focussize="0,0"/>
                  <v:stroke weight="0.5pt" color="#FFC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HTTPS</w:t>
                        </w:r>
                      </w:p>
                    </w:txbxContent>
                  </v:textbox>
                </v:shape>
                <v:rect id="_x0000_s1026" o:spid="_x0000_s1026" o:spt="1" style="position:absolute;left:247649;top:1190626;height:438150;width:1228725;v-text-anchor:middle;" fillcolor="#FFFFFF [3201]" filled="t" stroked="t" coordsize="21600,21600" o:gfxdata="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38AWLVAAAABQEA&#10;AA8AAAAAAAAAAQAgAAAAIgAAAGRycy9kb3ducmV2LnhtbFBLAQIUABQAAAAIAIdO4kAgnLZsVgIA&#10;AKoEAAAOAAAAAAAAAAEAIAAAACQBAABkcnMvZTJvRG9jLnhtbFBLBQYAAAAABgAGAFkBAADsBQAA&#10;AAA=&#10;">
                  <v:fill on="t" focussize="0,0"/>
                  <v:stroke weight="2pt" color="#8064A2 [3207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J1939 Dongle</w:t>
                        </w:r>
                      </w:p>
                    </w:txbxContent>
                  </v:textbox>
                </v:rect>
                <v:rect id="_x0000_s1026" o:spid="_x0000_s1026" o:spt="1" style="position:absolute;left:275250;top:3142275;height:438150;width:1228725;v-text-anchor:middle;" fillcolor="#FFFFFF [3201]" filled="t" stroked="t" coordsize="21600,21600" o:gfxdata="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N/AFi1QAAAAUBAAAPAAAAAAAAAAEAIAAAACIAAABk&#10;cnMvZG93bnJldi54bWxQSwECFAAUAAAACACHTuJAOaIReUICAAB6BAAADgAAAAAAAAABACAAAAAk&#10;AQAAZHJzL2Uyb0RvYy54bWxQSwUGAAAAAAYABgBZAQAA2AUAAAAA&#10;">
                  <v:fill on="t" focussize="0,0"/>
                  <v:stroke weight="2pt" color="#8064A2 [3207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OBD Dongle</w:t>
                        </w:r>
                      </w:p>
                    </w:txbxContent>
                  </v:textbox>
                </v:rect>
                <v:rect id="_x0000_s1026" o:spid="_x0000_s1026" o:spt="1" style="position:absolute;left:2418376;top:2867025;height:1103925;width:762974;v-text-anchor:middle;" fillcolor="#FFFFFF [3201]" filled="t" stroked="t" coordsize="21600,21600" o:gfxdata="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fwBYtUAAAAFAQAADwAAAAAAAAABACAAAAAi&#10;AAAAZHJzL2Rvd25yZXYueG1sUEsBAhQAFAAAAAgAh07iQBMaR4VGAgAAewQAAA4AAAAAAAAAAQAg&#10;AAAAJAEAAGRycy9lMm9Eb2MueG1sUEsFBgAAAAAGAAYAWQEAANwFAAAAAA==&#10;">
                  <v:fill on="t" focussize="0,0"/>
                  <v:stroke weight="2pt" color="#8064A2 [3207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 xml:space="preserve">Dongle Dependent Lib  </w:t>
                        </w:r>
                      </w:p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(OBD)</w:t>
                        </w:r>
                      </w:p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_x0000_s1026" o:spid="_x0000_s1026" o:spt="1" style="position:absolute;left:2428875;top:1122975;height:943950;width:762635;v-text-anchor:middle;" fillcolor="#FFFFFF [3201]" filled="t" stroked="t" coordsize="21600,21600" o:gfxdata="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fwBYtUAAAAFAQAADwAAAAAAAAABACAAAAAi&#10;AAAAZHJzL2Rvd25yZXYueG1sUEsBAhQAFAAAAAgAh07iQHeg5EhGAgAAegQAAA4AAAAAAAAAAQAg&#10;AAAAJAEAAGRycy9lMm9Eb2MueG1sUEsFBgAAAAAGAAYAWQEAANwFAAAAAA==&#10;">
                  <v:fill on="t" focussize="0,0"/>
                  <v:stroke weight="2pt" color="#8064A2 [3207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 xml:space="preserve">Dongle Dependent Lib  </w:t>
                        </w:r>
                      </w:p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(J1939)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 w14:paraId="5A7BE968" w14:textId="77777777" w:rsidR="002C43E0" w:rsidRDefault="002C43E0">
      <w:pPr>
        <w:spacing w:line="240" w:lineRule="auto"/>
        <w:ind w:left="357"/>
        <w:contextualSpacing/>
        <w:rPr>
          <w:sz w:val="24"/>
        </w:rPr>
      </w:pPr>
    </w:p>
    <w:p w14:paraId="5EB62507" w14:textId="77777777" w:rsidR="002C43E0" w:rsidRDefault="006A0E1A">
      <w:pPr>
        <w:pStyle w:val="ListParagraph1"/>
        <w:numPr>
          <w:ilvl w:val="0"/>
          <w:numId w:val="6"/>
        </w:numPr>
        <w:jc w:val="both"/>
      </w:pPr>
      <w:r>
        <w:t xml:space="preserve">The Dongle will communicate with Protocol dependent layer. This will be a configurable interface to support more than 1 dongle. Protocol </w:t>
      </w:r>
      <w:r>
        <w:t>dependent layer shall encapsulate protocol/Dongle specific implementation details.</w:t>
      </w:r>
    </w:p>
    <w:p w14:paraId="0CB76D1D" w14:textId="77777777" w:rsidR="002C43E0" w:rsidRDefault="002C43E0">
      <w:pPr>
        <w:pStyle w:val="ListParagraph1"/>
        <w:ind w:left="1512"/>
        <w:jc w:val="both"/>
      </w:pPr>
    </w:p>
    <w:p w14:paraId="73E1B6C4" w14:textId="77777777" w:rsidR="002C43E0" w:rsidRDefault="006A0E1A">
      <w:pPr>
        <w:pStyle w:val="ListParagraph1"/>
        <w:numPr>
          <w:ilvl w:val="0"/>
          <w:numId w:val="6"/>
        </w:numPr>
        <w:jc w:val="both"/>
      </w:pPr>
      <w:r>
        <w:t>Protocol Independent business logic is an intermediate layer which will communicate with Protocol dependent layer, Local Database, Cloud API and Mobile UI.</w:t>
      </w:r>
    </w:p>
    <w:p w14:paraId="352D771D" w14:textId="77777777" w:rsidR="002C43E0" w:rsidRDefault="002C43E0">
      <w:pPr>
        <w:pStyle w:val="ListParagraph1"/>
        <w:ind w:left="1512"/>
        <w:jc w:val="both"/>
      </w:pPr>
    </w:p>
    <w:p w14:paraId="2C3F5B65" w14:textId="77777777" w:rsidR="002C43E0" w:rsidRDefault="006A0E1A">
      <w:pPr>
        <w:pStyle w:val="ListParagraph1"/>
        <w:numPr>
          <w:ilvl w:val="0"/>
          <w:numId w:val="6"/>
        </w:numPr>
        <w:jc w:val="both"/>
      </w:pPr>
      <w:r>
        <w:t>Maintaining loc</w:t>
      </w:r>
      <w:r>
        <w:t>al database to track trips and vehicle information. This data will be synced with server on Azure.</w:t>
      </w:r>
    </w:p>
    <w:p w14:paraId="15A1EC97" w14:textId="77777777" w:rsidR="002C43E0" w:rsidRDefault="006A0E1A">
      <w:pPr>
        <w:spacing w:line="240" w:lineRule="auto"/>
        <w:ind w:left="357"/>
        <w:contextualSpacing/>
      </w:pPr>
      <w:r>
        <w:t>Mobile application has been developed using:</w:t>
      </w:r>
    </w:p>
    <w:p w14:paraId="7FFE077C" w14:textId="77777777" w:rsidR="002C43E0" w:rsidRDefault="006A0E1A">
      <w:pPr>
        <w:pStyle w:val="ListParagraph"/>
        <w:numPr>
          <w:ilvl w:val="0"/>
          <w:numId w:val="7"/>
        </w:numPr>
        <w:spacing w:line="240" w:lineRule="auto"/>
      </w:pPr>
      <w:r>
        <w:t>Android Native Platform</w:t>
      </w:r>
    </w:p>
    <w:p w14:paraId="4F722DD0" w14:textId="77777777" w:rsidR="002C43E0" w:rsidRDefault="006A0E1A">
      <w:pPr>
        <w:pStyle w:val="ListParagraph"/>
        <w:numPr>
          <w:ilvl w:val="0"/>
          <w:numId w:val="7"/>
        </w:numPr>
        <w:spacing w:line="240" w:lineRule="auto"/>
      </w:pPr>
      <w:r>
        <w:t>SQLite Database</w:t>
      </w:r>
    </w:p>
    <w:p w14:paraId="6A545183" w14:textId="77777777" w:rsidR="002C43E0" w:rsidRDefault="006A0E1A">
      <w:pPr>
        <w:pStyle w:val="ListParagraph"/>
        <w:numPr>
          <w:ilvl w:val="0"/>
          <w:numId w:val="7"/>
        </w:numPr>
        <w:spacing w:line="240" w:lineRule="auto"/>
      </w:pPr>
      <w:r>
        <w:t>Azure IoT client</w:t>
      </w:r>
    </w:p>
    <w:p w14:paraId="3FC7FD56" w14:textId="77777777" w:rsidR="002C43E0" w:rsidRDefault="002C43E0">
      <w:pPr>
        <w:spacing w:line="240" w:lineRule="auto"/>
        <w:ind w:left="357"/>
        <w:contextualSpacing/>
        <w:rPr>
          <w:sz w:val="24"/>
        </w:rPr>
      </w:pPr>
    </w:p>
    <w:p w14:paraId="764E918C" w14:textId="77777777" w:rsidR="002C43E0" w:rsidRDefault="002C43E0">
      <w:pPr>
        <w:spacing w:line="240" w:lineRule="auto"/>
        <w:ind w:left="357"/>
        <w:contextualSpacing/>
        <w:rPr>
          <w:sz w:val="24"/>
        </w:rPr>
      </w:pPr>
    </w:p>
    <w:p w14:paraId="3F32A8BD" w14:textId="77777777" w:rsidR="002C43E0" w:rsidRDefault="002C43E0">
      <w:pPr>
        <w:spacing w:line="240" w:lineRule="auto"/>
        <w:ind w:left="357"/>
        <w:contextualSpacing/>
        <w:rPr>
          <w:sz w:val="24"/>
        </w:rPr>
      </w:pPr>
    </w:p>
    <w:p w14:paraId="15801E53" w14:textId="77777777" w:rsidR="002C43E0" w:rsidRDefault="006A0E1A">
      <w:pPr>
        <w:pStyle w:val="Heading2"/>
        <w:numPr>
          <w:ilvl w:val="1"/>
          <w:numId w:val="1"/>
        </w:numPr>
        <w:rPr>
          <w:rStyle w:val="Heading3Char"/>
        </w:rPr>
      </w:pPr>
      <w:bookmarkStart w:id="329" w:name="_Toc515383325"/>
      <w:bookmarkStart w:id="330" w:name="_Toc515361285"/>
      <w:r>
        <w:rPr>
          <w:rStyle w:val="Heading3Char"/>
        </w:rPr>
        <w:lastRenderedPageBreak/>
        <w:t>Cloud Application Components</w:t>
      </w:r>
      <w:bookmarkEnd w:id="329"/>
      <w:bookmarkEnd w:id="330"/>
    </w:p>
    <w:p w14:paraId="6F180A73" w14:textId="77777777" w:rsidR="002C43E0" w:rsidRDefault="002C43E0">
      <w:pPr>
        <w:ind w:left="360"/>
      </w:pPr>
    </w:p>
    <w:p w14:paraId="0855D5BE" w14:textId="77777777" w:rsidR="002C43E0" w:rsidRDefault="006A0E1A">
      <w:pPr>
        <w:ind w:left="360"/>
        <w:jc w:val="both"/>
      </w:pPr>
      <w:r>
        <w:t xml:space="preserve">The cloud application </w:t>
      </w:r>
      <w:r>
        <w:t xml:space="preserve">uses shared multi-tenant architecture; where tenant details and authorization details (roles and privileges) are stored in a Master database while tenant- specific information is stored inside separate tenant-specific databases. </w:t>
      </w:r>
    </w:p>
    <w:p w14:paraId="5FF58628" w14:textId="77777777" w:rsidR="002C43E0" w:rsidRDefault="006A0E1A">
      <w:pPr>
        <w:ind w:left="360"/>
        <w:jc w:val="both"/>
      </w:pPr>
      <w:r>
        <w:t>The illustration given bel</w:t>
      </w:r>
      <w:r>
        <w:t>ow provides a detailed view of the different components used in the cloud application:</w:t>
      </w:r>
    </w:p>
    <w:p w14:paraId="692885D8" w14:textId="77777777" w:rsidR="002C43E0" w:rsidRDefault="006A0E1A">
      <w:r>
        <w:rPr>
          <w:noProof/>
          <w:lang w:bidi="ar-SA"/>
        </w:rPr>
        <mc:AlternateContent>
          <mc:Choice Requires="wpc">
            <w:drawing>
              <wp:inline distT="0" distB="0" distL="0" distR="0">
                <wp:extent cx="6552565" cy="5895340"/>
                <wp:effectExtent l="0" t="0" r="19685" b="10160"/>
                <wp:docPr id="37" name="Canvas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68" name="Flowchart: Process 68"/>
                        <wps:cNvSpPr/>
                        <wps:spPr>
                          <a:xfrm>
                            <a:off x="76201" y="542925"/>
                            <a:ext cx="6381750" cy="4610101"/>
                          </a:xfrm>
                          <a:prstGeom prst="flowChartProcess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14307" y="47625"/>
                            <a:ext cx="126682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8E20A" w14:textId="77777777" w:rsidR="002C43E0" w:rsidRDefault="006A0E1A">
                              <w:pPr>
                                <w:jc w:val="center"/>
                              </w:pPr>
                              <w:r>
                                <w:t>Mobile 1...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914900" y="66675"/>
                            <a:ext cx="140017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BF1685" w14:textId="77777777" w:rsidR="002C43E0" w:rsidRDefault="006A0E1A">
                              <w:pPr>
                                <w:jc w:val="center"/>
                              </w:pPr>
                              <w:r>
                                <w:t xml:space="preserve">Web UI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14307" y="628651"/>
                            <a:ext cx="1333543" cy="295276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57BD4" w14:textId="77777777" w:rsidR="002C43E0" w:rsidRDefault="006A0E1A">
                              <w:pPr>
                                <w:jc w:val="center"/>
                              </w:pPr>
                              <w:r>
                                <w:t>Azure IoT 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52426" y="628650"/>
                            <a:ext cx="2028825" cy="31432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A07796" w14:textId="77777777" w:rsidR="002C43E0" w:rsidRDefault="006A0E1A">
                              <w:pPr>
                                <w:jc w:val="center"/>
                              </w:pPr>
                              <w:r>
                                <w:t>HTTPS Communication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362200" y="1323975"/>
                            <a:ext cx="1333500" cy="485776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EB0868" w14:textId="77777777" w:rsidR="002C43E0" w:rsidRDefault="006A0E1A">
                              <w:pPr>
                                <w:jc w:val="center"/>
                              </w:pPr>
                              <w:r>
                                <w:t>Azure Backend App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Flowchart: Magnetic Disk 44"/>
                        <wps:cNvSpPr/>
                        <wps:spPr>
                          <a:xfrm>
                            <a:off x="4657725" y="1152526"/>
                            <a:ext cx="1171575" cy="838200"/>
                          </a:xfrm>
                          <a:prstGeom prst="flowChartMagneticDisk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07A475" w14:textId="77777777" w:rsidR="002C43E0" w:rsidRDefault="006A0E1A">
                              <w:pPr>
                                <w:jc w:val="center"/>
                              </w:pPr>
                              <w:r>
                                <w:t>Master Shared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52397" y="2219325"/>
                            <a:ext cx="2914653" cy="22383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823873" w14:textId="77777777" w:rsidR="002C43E0" w:rsidRDefault="006A0E1A">
                              <w:pPr>
                                <w:jc w:val="center"/>
                              </w:pPr>
                              <w:r>
                                <w:t xml:space="preserve">Tenant 1 </w:t>
                              </w:r>
                            </w:p>
                            <w:p w14:paraId="3CBC7483" w14:textId="77777777" w:rsidR="002C43E0" w:rsidRDefault="006A0E1A">
                              <w:pPr>
                                <w:jc w:val="center"/>
                              </w:pPr>
                              <w:r>
                                <w:t xml:space="preserve">Data </w:t>
                              </w:r>
                            </w:p>
                            <w:p w14:paraId="24CE8C2D" w14:textId="77777777" w:rsidR="002C43E0" w:rsidRDefault="006A0E1A">
                              <w:pPr>
                                <w:jc w:val="center"/>
                              </w:pPr>
                              <w:r>
                                <w:t>Storage</w:t>
                              </w:r>
                            </w:p>
                            <w:p w14:paraId="22E451DF" w14:textId="77777777" w:rsidR="002C43E0" w:rsidRDefault="002C43E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Flowchart: Magnetic Disk 46"/>
                        <wps:cNvSpPr/>
                        <wps:spPr>
                          <a:xfrm>
                            <a:off x="218603" y="2313600"/>
                            <a:ext cx="885825" cy="857250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7183AC" w14:textId="77777777" w:rsidR="002C43E0" w:rsidRDefault="006A0E1A">
                              <w:pPr>
                                <w:jc w:val="center"/>
                              </w:pPr>
                              <w:r>
                                <w:t>Tenant SQL 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Flowchart: Card 47"/>
                        <wps:cNvSpPr/>
                        <wps:spPr>
                          <a:xfrm>
                            <a:off x="1962150" y="2343150"/>
                            <a:ext cx="1056294" cy="723900"/>
                          </a:xfrm>
                          <a:prstGeom prst="flowChartPunchedCard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599A32" w14:textId="77777777" w:rsidR="002C43E0" w:rsidRDefault="006A0E1A">
                              <w:pPr>
                                <w:jc w:val="center"/>
                              </w:pPr>
                              <w:r>
                                <w:t>Tenant</w:t>
                              </w:r>
                              <w:r>
                                <w:t xml:space="preserve"> Blob Storage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56390" y="2219325"/>
                            <a:ext cx="2924861" cy="22383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7BBE61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Tenant... N</w:t>
                              </w:r>
                            </w:p>
                            <w:p w14:paraId="314345B6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 xml:space="preserve"> Data </w:t>
                              </w:r>
                            </w:p>
                            <w:p w14:paraId="7CD632FA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Storage</w:t>
                              </w:r>
                            </w:p>
                            <w:p w14:paraId="406E952F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Flowchart: Magnetic Disk 51"/>
                        <wps:cNvSpPr/>
                        <wps:spPr>
                          <a:xfrm>
                            <a:off x="3628050" y="2362200"/>
                            <a:ext cx="885190" cy="857250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41FA92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SQL DB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2" name="Flowchart: Card 52"/>
                        <wps:cNvSpPr/>
                        <wps:spPr>
                          <a:xfrm>
                            <a:off x="5333999" y="2446950"/>
                            <a:ext cx="1009033" cy="723900"/>
                          </a:xfrm>
                          <a:prstGeom prst="flowChartPunchedCard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310C14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Blob Storage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" name="Flowchart: Magnetic Disk 57"/>
                        <wps:cNvSpPr/>
                        <wps:spPr>
                          <a:xfrm>
                            <a:off x="3514726" y="3876675"/>
                            <a:ext cx="2800350" cy="50482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6E606" w14:textId="77777777" w:rsidR="002C43E0" w:rsidRDefault="006A0E1A">
                              <w:pPr>
                                <w:jc w:val="center"/>
                              </w:pPr>
                              <w:r>
                                <w:t>Tenant Report Ready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Flowchart: Magnetic Disk 58"/>
                        <wps:cNvSpPr/>
                        <wps:spPr>
                          <a:xfrm>
                            <a:off x="171360" y="3895724"/>
                            <a:ext cx="2857590" cy="48577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C6E29E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Report Ready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2" name="Straight Arrow Connector 62"/>
                        <wps:cNvCnPr>
                          <a:stCxn id="43" idx="2"/>
                          <a:endCxn id="48" idx="0"/>
                        </wps:cNvCnPr>
                        <wps:spPr>
                          <a:xfrm>
                            <a:off x="3028950" y="1809751"/>
                            <a:ext cx="1889871" cy="409574"/>
                          </a:xfrm>
                          <a:prstGeom prst="straightConnector1">
                            <a:avLst/>
                          </a:prstGeom>
                          <a:ln w="3175"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43" idx="2"/>
                          <a:endCxn id="45" idx="0"/>
                        </wps:cNvCnPr>
                        <wps:spPr>
                          <a:xfrm flipH="1">
                            <a:off x="1609724" y="1809751"/>
                            <a:ext cx="1419226" cy="409574"/>
                          </a:xfrm>
                          <a:prstGeom prst="straightConnector1">
                            <a:avLst/>
                          </a:prstGeom>
                          <a:ln w="3175"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4" name="Flowchart: Process 64"/>
                        <wps:cNvSpPr/>
                        <wps:spPr>
                          <a:xfrm>
                            <a:off x="95251" y="5343525"/>
                            <a:ext cx="6353174" cy="304800"/>
                          </a:xfrm>
                          <a:prstGeom prst="flowChartProcess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C617AE" w14:textId="77777777" w:rsidR="002C43E0" w:rsidRDefault="006A0E1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PowerBI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6" name="Curved Connector 66"/>
                        <wps:cNvCnPr>
                          <a:stCxn id="57" idx="3"/>
                        </wps:cNvCnPr>
                        <wps:spPr>
                          <a:xfrm rot="5400000">
                            <a:off x="4443414" y="4852987"/>
                            <a:ext cx="942975" cy="1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Arrow Connector 69"/>
                        <wps:cNvCnPr>
                          <a:stCxn id="41" idx="2"/>
                        </wps:cNvCnPr>
                        <wps:spPr>
                          <a:xfrm flipH="1">
                            <a:off x="1180631" y="923927"/>
                            <a:ext cx="448" cy="47624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70"/>
                        <wps:cNvCnPr>
                          <a:stCxn id="42" idx="2"/>
                          <a:endCxn id="43" idx="0"/>
                        </wps:cNvCnPr>
                        <wps:spPr>
                          <a:xfrm flipH="1">
                            <a:off x="3028950" y="942975"/>
                            <a:ext cx="2337889" cy="3810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Curved Connector 71"/>
                        <wps:cNvCnPr>
                          <a:stCxn id="39" idx="2"/>
                          <a:endCxn id="41" idx="0"/>
                        </wps:cNvCnPr>
                        <wps:spPr>
                          <a:xfrm rot="16200000" flipH="1">
                            <a:off x="1040574" y="488145"/>
                            <a:ext cx="247651" cy="33359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urved Connector 72"/>
                        <wps:cNvCnPr>
                          <a:stCxn id="39" idx="3"/>
                          <a:endCxn id="42" idx="1"/>
                        </wps:cNvCnPr>
                        <wps:spPr>
                          <a:xfrm>
                            <a:off x="1781132" y="214313"/>
                            <a:ext cx="2571294" cy="571500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urved Connector 73"/>
                        <wps:cNvCnPr>
                          <a:stCxn id="40" idx="2"/>
                          <a:endCxn id="42" idx="0"/>
                        </wps:cNvCnPr>
                        <wps:spPr>
                          <a:xfrm rot="5400000">
                            <a:off x="5376614" y="390276"/>
                            <a:ext cx="228600" cy="248149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2800350" y="785813"/>
                            <a:ext cx="9144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69FCA" w14:textId="77777777" w:rsidR="002C43E0" w:rsidRDefault="006A0E1A">
                              <w:pPr>
                                <w:rPr>
                                  <w:color w:val="FF000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000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CLOUD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Straight Arrow Connector 53"/>
                        <wps:cNvCnPr>
                          <a:stCxn id="43" idx="3"/>
                          <a:endCxn id="44" idx="2"/>
                        </wps:cNvCnPr>
                        <wps:spPr>
                          <a:xfrm>
                            <a:off x="3695700" y="1566863"/>
                            <a:ext cx="962025" cy="476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Curved Connector 78"/>
                        <wps:cNvCnPr/>
                        <wps:spPr>
                          <a:xfrm rot="5400000">
                            <a:off x="1125197" y="4852987"/>
                            <a:ext cx="942975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85774" y="1400175"/>
                            <a:ext cx="1381083" cy="29527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1DEDBE" w14:textId="77777777" w:rsidR="002C43E0" w:rsidRDefault="006A0E1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  <w:lang w:val="en-IN"/>
                                </w:rPr>
                                <w:t>Stream Analytics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4" name="Straight Arrow Connector 124"/>
                        <wps:cNvCnPr/>
                        <wps:spPr>
                          <a:xfrm>
                            <a:off x="1180629" y="1704975"/>
                            <a:ext cx="0" cy="533400"/>
                          </a:xfrm>
                          <a:prstGeom prst="straightConnector1">
                            <a:avLst/>
                          </a:prstGeom>
                          <a:ln w="3175"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5" name="Straight Arrow Connector 125"/>
                        <wps:cNvCnPr/>
                        <wps:spPr>
                          <a:xfrm>
                            <a:off x="1564935" y="1695450"/>
                            <a:ext cx="2540340" cy="504825"/>
                          </a:xfrm>
                          <a:prstGeom prst="straightConnector1">
                            <a:avLst/>
                          </a:prstGeom>
                          <a:ln w="3175"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464.2pt;width:515.95pt;" coordsize="6552565,5895340" editas="canvas" o:gfxdata="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">
                <o:lock v:ext="edit" aspectratio="f"/>
                <v:shape id="_x0000_s1026" o:spid="_x0000_s1026" style="position:absolute;left:0;top:0;height:5895340;width:6552565;" fillcolor="#EEECE1 [3214]" filled="t" stroked="t" coordsize="21600,21600" o:gfxdata="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">
                  <v:fill on="t" focussize="0,0"/>
                  <v:stroke color="#4F81BD [3204]" joinstyle="round"/>
                  <v:imagedata o:title=""/>
                  <o:lock v:ext="edit" aspectratio="t"/>
                </v:shape>
                <v:shape id="_x0000_s1026" o:spid="_x0000_s1026" o:spt="109" type="#_x0000_t109" style="position:absolute;left:76201;top:542925;height:4610101;width:6381750;v-text-anchor:middle;" fillcolor="#FFFFFF [3201]" filled="t" stroked="t" coordsize="21600,21600" o:gfxdata="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JLPnnXAAAABgEAAA8A&#10;AAAAAAAAAQAgAAAAIgAAAGRycy9kb3ducmV2LnhtbFBLAQIUABQAAAAIAIdO4kBfSLoRUQIAALIE&#10;AAAOAAAAAAAAAAEAIAAAACYBAABkcnMvZTJvRG9jLnhtbFBLBQYAAAAABgAGAFkBAADpBQAAAAA=&#10;">
                  <v:fill on="t" focussize="0,0"/>
                  <v:stroke weight="0.5pt" color="#4BACC6 [3208]" joinstyle="round"/>
                  <v:imagedata o:title=""/>
                  <o:lock v:ext="edit" aspectratio="f"/>
                </v:shape>
                <v:rect id="_x0000_s1026" o:spid="_x0000_s1026" o:spt="1" style="position:absolute;left:514307;top:47625;height:333375;width:1266825;v-text-anchor:middle;" fillcolor="#000000 [3200]" filled="t" stroked="t" coordsize="21600,21600" o:gfxdata="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B4SB6vVAAAA&#10;BgEAAA8AAAAAAAAAAQAgAAAAIgAAAGRycy9kb3ducmV2LnhtbFBLAQIUABQAAAAIAIdO4kB1O50x&#10;WQIAAMkEAAAOAAAAAAAAAAEAIAAAACQBAABkcnMvZTJvRG9jLnhtbFBLBQYAAAAABgAGAFkBAADv&#10;BQAAAAA=&#10;">
                  <v:fill on="t" focussize="0,0"/>
                  <v:stroke weight="2pt" color="#000000 [3200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Mobile 1... N</w:t>
                        </w:r>
                      </w:p>
                    </w:txbxContent>
                  </v:textbox>
                </v:rect>
                <v:rect id="_x0000_s1026" o:spid="_x0000_s1026" o:spt="1" style="position:absolute;left:4914900;top:66675;height:333375;width:1400175;v-text-anchor:middle;" fillcolor="#000000 [3200]" filled="t" stroked="t" coordsize="21600,21600" o:gfxdata="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B4SB6vVAAAABgEA&#10;AA8AAAAAAAAAAQAgAAAAIgAAAGRycy9kb3ducmV2LnhtbFBLAQIUABQAAAAIAIdO4kBBsCbTVgIA&#10;AMoEAAAOAAAAAAAAAAEAIAAAACQBAABkcnMvZTJvRG9jLnhtbFBLBQYAAAAABgAGAFkBAADsBQAA&#10;AAA=&#10;">
                  <v:fill on="t" focussize="0,0"/>
                  <v:stroke weight="2pt" color="#000000 [3200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 xml:space="preserve">Web UI </w:t>
                        </w:r>
                      </w:p>
                    </w:txbxContent>
                  </v:textbox>
                </v:rect>
                <v:rect id="_x0000_s1026" o:spid="_x0000_s1026" o:spt="1" style="position:absolute;left:514307;top:628651;height:295276;width:1333543;v-text-anchor:middle;" fillcolor="#EBF1DE [662]" filled="t" stroked="t" coordsize="21600,21600" o:gfxdata="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Pqf0iNgAAAAGAQAADwAAAAAAAAABACAAAAAiAAAAZHJzL2Rv&#10;d25yZXYueG1sUEsBAhQAFAAAAAgAh07iQF7RxpFzAgAA4QQAAA4AAAAAAAAAAQAgAAAAJwEAAGRy&#10;cy9lMm9Eb2MueG1sUEsFBgAAAAAGAAYAWQEAAAwGAAAAAA==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Azure IoT Hub</w:t>
                        </w:r>
                      </w:p>
                    </w:txbxContent>
                  </v:textbox>
                </v:rect>
                <v:rect id="_x0000_s1026" o:spid="_x0000_s1026" o:spt="1" style="position:absolute;left:4352426;top:628650;height:314325;width:2028825;v-text-anchor:middle;" fillcolor="#EBF1DE [662]" filled="t" stroked="t" coordsize="21600,21600" o:gfxdata="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+p/SI2AAAAAYBAAAPAAAAAAAAAAEAIAAAACIAAABkcnMvZG93bnJl&#10;di54bWxQSwECFAAUAAAACACHTuJAftCBJ28CAADiBAAADgAAAAAAAAABACAAAAAnAQAAZHJzL2Uy&#10;b0RvYy54bWxQSwUGAAAAAAYABgBZAQAACAYAAAAA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HTTPS Communication</w:t>
                        </w:r>
                      </w:p>
                    </w:txbxContent>
                  </v:textbox>
                </v:rect>
                <v:rect id="_x0000_s1026" o:spid="_x0000_s1026" o:spt="1" style="position:absolute;left:2362200;top:1323975;height:485776;width:1333500;v-text-anchor:middle;" fillcolor="#EBF1DE [662]" filled="t" stroked="t" coordsize="21600,21600" o:gfxdata="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Pqf0iNgAAAAGAQAADwAAAAAAAAABACAAAAAiAAAAZHJzL2Rv&#10;d25yZXYueG1sUEsBAhQAFAAAAAgAh07iQE6X+RZzAgAA4wQAAA4AAAAAAAAAAQAgAAAAJwEAAGRy&#10;cy9lMm9Eb2MueG1sUEsFBgAAAAAGAAYAWQEAAAwGAAAAAA==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Azure Backend App service</w:t>
                        </w:r>
                      </w:p>
                    </w:txbxContent>
                  </v:textbox>
                </v:rect>
                <v:shape id="_x0000_s1026" o:spid="_x0000_s1026" o:spt="132" type="#_x0000_t132" style="position:absolute;left:4657725;top:1152526;height:838200;width:1171575;v-text-anchor:middle;" fillcolor="#EBF1DE [662]" filled="t" stroked="t" coordsize="21600,21600" o:gfxdata="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6Wwb5NgAAAAGAQAADwAAAAAA&#10;AAABACAAAAAiAAAAZHJzL2Rvd25yZXYueG1sUEsBAhQAFAAAAAgAh07iQEb98suFAgAAAwUAAA4A&#10;AAAAAAAAAQAgAAAAJwEAAGRycy9lMm9Eb2MueG1sUEsFBgAAAAAGAAYAWQEAAB4GAAAAAA==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Master Shared Database</w:t>
                        </w:r>
                      </w:p>
                    </w:txbxContent>
                  </v:textbox>
                </v:shape>
                <v:rect id="_x0000_s1026" o:spid="_x0000_s1026" o:spt="1" style="position:absolute;left:152397;top:2219325;height:2238375;width:2914653;v-text-anchor:middle;" fillcolor="#DCE6F2 [660]" filled="t" stroked="t" coordsize="21600,21600" o:gfxdata="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2DTijVAAAABgEAAA8AAAAAAAAAAQAgAAAAIgAAAGRycy9kb3du&#10;cmV2LnhtbFBLAQIUABQAAAAIAIdO4kCEg/A3dAIAAOMEAAAOAAAAAAAAAAEAIAAAACQBAABkcnMv&#10;ZTJvRG9jLnhtbFBLBQYAAAAABgAGAFkBAAAKBgAAAAA=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 xml:space="preserve">Tenant 1 </w:t>
                        </w:r>
                      </w:p>
                      <w:p>
                        <w:pPr>
                          <w:jc w:val="center"/>
                        </w:pPr>
                        <w:r>
                          <w:t xml:space="preserve">Data </w:t>
                        </w:r>
                      </w:p>
                      <w:p>
                        <w:pPr>
                          <w:jc w:val="center"/>
                        </w:pPr>
                        <w:r>
                          <w:t>Storage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rect>
                <v:shape id="_x0000_s1026" o:spid="_x0000_s1026" o:spt="132" type="#_x0000_t132" style="position:absolute;left:218603;top:2313600;height:857250;width:885825;v-text-anchor:middle;" fillcolor="#FFFFFF [3201]" filled="t" stroked="t" coordsize="21600,21600" o:gfxdata="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sU6JKtcAAAAGAQAADwAAAAAAAAABACAAAAAiAAAAZHJzL2Rvd25yZXYueG1sUEsBAhQA&#10;FAAAAAgAh07iQHK/cV5lAgAAyAQAAA4AAAAAAAAAAQAgAAAAJgEAAGRycy9lMm9Eb2MueG1sUEsF&#10;BgAAAAAGAAYAWQEAAP0FAAAAAA==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Tenant SQL DB</w:t>
                        </w:r>
                      </w:p>
                    </w:txbxContent>
                  </v:textbox>
                </v:shape>
                <v:shape id="_x0000_s1026" o:spid="_x0000_s1026" o:spt="121" type="#_x0000_t121" style="position:absolute;left:1962150;top:2343150;height:723900;width:1056294;v-text-anchor:middle;" fillcolor="#FFFFFF [3201]" filled="t" stroked="t" coordsize="21600,21600" o:gfxdata="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Oh7DaTYAAAABgEAAA8AAAAAAAAAAQAgAAAAIgAAAGRycy9kb3ducmV2LnhtbFBLAQIU&#10;ABQAAAAIAIdO4kAVFo80ZQIAAMAEAAAOAAAAAAAAAAEAIAAAACcBAABkcnMvZTJvRG9jLnhtbFBL&#10;BQYAAAAABgAGAFkBAAD+BQAAAAA=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Tenant Blob Storage</w:t>
                        </w:r>
                      </w:p>
                    </w:txbxContent>
                  </v:textbox>
                </v:shape>
                <v:rect id="_x0000_s1026" o:spid="_x0000_s1026" o:spt="1" style="position:absolute;left:3456390;top:2219325;height:2238375;width:2924861;v-text-anchor:middle;" fillcolor="#DCE6F2 [660]" filled="t" stroked="t" coordsize="21600,21600" o:gfxdata="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Ng04o1QAAAAYBAAAPAAAAAAAAAAEAIAAAACIAAABkcnMvZG93bnJldi54bWxQSwECFAAUAAAA&#10;CACHTuJAMrSvf2MCAAC0BAAADgAAAAAAAAABACAAAAAkAQAAZHJzL2Uyb0RvYy54bWxQSwUGAAAA&#10;AAYABgBZAQAA+QUAAAAA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 w:asciiTheme="minorHAnsi" w:hAnsiTheme="minorHAnsi" w:cstheme="minorHAns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 w:asciiTheme="minorHAnsi" w:hAnsiTheme="minorHAnsi" w:cstheme="minorHAnsi"/>
                            <w:sz w:val="22"/>
                            <w:szCs w:val="22"/>
                          </w:rPr>
                          <w:t>Tenant... N</w:t>
                        </w:r>
                      </w:p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 w:asciiTheme="minorHAnsi" w:hAnsiTheme="minorHAnsi" w:cstheme="minorHAns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 w:asciiTheme="minorHAnsi" w:hAnsiTheme="minorHAnsi" w:cstheme="minorHAnsi"/>
                            <w:sz w:val="22"/>
                            <w:szCs w:val="22"/>
                          </w:rPr>
                          <w:t xml:space="preserve"> Data </w:t>
                        </w:r>
                      </w:p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 w:asciiTheme="minorHAnsi" w:hAnsiTheme="minorHAnsi" w:cstheme="minorHAnsi"/>
                            <w:sz w:val="22"/>
                            <w:szCs w:val="22"/>
                          </w:rPr>
                          <w:t>Storage</w:t>
                        </w:r>
                      </w:p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_x0000_s1026" o:spid="_x0000_s1026" o:spt="132" type="#_x0000_t132" style="position:absolute;left:3628050;top:2362200;height:857250;width:885190;v-text-anchor:middle;" fillcolor="#FFFFFF [3201]" filled="t" stroked="t" coordsize="21600,21600" o:gfxdata="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xTokq1wAAAAYBAAAP&#10;AAAAAAAAAAEAIAAAACIAAABkcnMvZG93bnJldi54bWxQSwECFAAUAAAACACHTuJAFYj8aVICAACZ&#10;BAAADgAAAAAAAAABACAAAAAmAQAAZHJzL2Uyb0RvYy54bWxQSwUGAAAAAAYABgBZAQAA6gUAAAAA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 w:asciiTheme="minorHAnsi" w:hAnsiTheme="minorHAnsi" w:cstheme="minorHAnsi"/>
                            <w:sz w:val="22"/>
                            <w:szCs w:val="22"/>
                          </w:rPr>
                          <w:t>Tenant SQL DB</w:t>
                        </w:r>
                      </w:p>
                    </w:txbxContent>
                  </v:textbox>
                </v:shape>
                <v:shape id="_x0000_s1026" o:spid="_x0000_s1026" o:spt="121" type="#_x0000_t121" style="position:absolute;left:5333999;top:2446950;height:723900;width:1009033;v-text-anchor:middle;" fillcolor="#FFFFFF [3201]" filled="t" stroked="t" coordsize="21600,21600" o:gfxdata="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oew2k2AAA&#10;AAYBAAAPAAAAAAAAAAEAIAAAACIAAABkcnMvZG93bnJldi54bWxQSwECFAAUAAAACACHTuJAz/uf&#10;Y1cCAACQBAAADgAAAAAAAAABACAAAAAnAQAAZHJzL2Uyb0RvYy54bWxQSwUGAAAAAAYABgBZAQAA&#10;8AUAAAAA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 w:asciiTheme="minorHAnsi" w:hAnsiTheme="minorHAnsi" w:cstheme="minorHAnsi"/>
                            <w:sz w:val="22"/>
                            <w:szCs w:val="22"/>
                          </w:rPr>
                          <w:t>Tenant Blob Storage</w:t>
                        </w:r>
                      </w:p>
                    </w:txbxContent>
                  </v:textbox>
                </v:shape>
                <v:shape id="_x0000_s1026" o:spid="_x0000_s1026" o:spt="132" type="#_x0000_t132" style="position:absolute;left:3514726;top:3876675;height:504825;width:2800350;v-text-anchor:middle;" fillcolor="#FFFFFF [3201]" filled="t" stroked="t" coordsize="21600,21600" o:gfxdata="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sU6JKtcAAAAGAQAADwAAAAAAAAABACAAAAAiAAAAZHJzL2Rvd25yZXYueG1sUEsB&#10;AhQAFAAAAAgAh07iQO5hyXhoAgAAygQAAA4AAAAAAAAAAQAgAAAAJgEAAGRycy9lMm9Eb2MueG1s&#10;UEsFBgAAAAAGAAYAWQEAAAAGAAAAAA==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Tenant Report Ready Data</w:t>
                        </w:r>
                      </w:p>
                    </w:txbxContent>
                  </v:textbox>
                </v:shape>
                <v:shape id="_x0000_s1026" o:spid="_x0000_s1026" o:spt="132" type="#_x0000_t132" style="position:absolute;left:171360;top:3895724;height:485775;width:2857590;v-text-anchor:middle;" fillcolor="#FFFFFF [3201]" filled="t" stroked="t" coordsize="21600,21600" o:gfxdata="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U6JKtcAAAAGAQAA&#10;DwAAAAAAAAABACAAAAAiAAAAZHJzL2Rvd25yZXYueG1sUEsBAhQAFAAAAAgAh07iQAtAUQtTAgAA&#10;mQQAAA4AAAAAAAAAAQAgAAAAJgEAAGRycy9lMm9Eb2MueG1sUEsFBgAAAAAGAAYAWQEAAOsFAAAA&#10;AA==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 w:asciiTheme="minorHAnsi" w:hAnsiTheme="minorHAnsi" w:cstheme="minorHAnsi"/>
                            <w:sz w:val="22"/>
                            <w:szCs w:val="22"/>
                          </w:rPr>
                          <w:t>Tenant Report Ready Data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3028950;top:1809751;height:409574;width:1889871;" fillcolor="#FFFFFF [3201]" filled="t" stroked="t" coordsize="21600,21600" o:gfxdata="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BvZZx1wAAAAYBAAAPAAAAAAAAAAEAIAAAACIAAABkcnMv&#10;ZG93bnJldi54bWxQSwECFAAUAAAACACHTuJAfI46IAQCAAAZBAAADgAAAAAAAAABACAAAAAmAQAA&#10;ZHJzL2Uyb0RvYy54bWxQSwUGAAAAAAYABgBZAQAAnAUAAAAA&#10;">
                  <v:fill on="t" focussize="0,0"/>
                  <v:stroke weight="0.25pt" color="#4F81BD [3204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1609724;top:1809751;flip:x;height:409574;width:1419226;" fillcolor="#FFFFFF [3201]" filled="t" stroked="t" coordsize="21600,21600" o:gfxdata="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8SA17tUAAAAGAQAADwAAAAAAAAABACAAAAAiAAAAZHJz&#10;L2Rvd25yZXYueG1sUEsBAhQAFAAAAAgAh07iQKLr3jEHAgAAIwQAAA4AAAAAAAAAAQAgAAAAJAEA&#10;AGRycy9lMm9Eb2MueG1sUEsFBgAAAAAGAAYAWQEAAJ0FAAAAAA==&#10;">
                  <v:fill on="t" focussize="0,0"/>
                  <v:stroke weight="0.25pt" color="#4F81BD [3204]" joinstyle="round" startarrow="block" endarrow="block"/>
                  <v:imagedata o:title=""/>
                  <o:lock v:ext="edit" aspectratio="f"/>
                </v:shape>
                <v:shape id="_x0000_s1026" o:spid="_x0000_s1026" o:spt="109" type="#_x0000_t109" style="position:absolute;left:95251;top:5343525;height:304800;width:6353174;v-text-anchor:middle;" fillcolor="#EBF1DE [662]" filled="t" stroked="t" coordsize="21600,21600" o:gfxdata="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DF2B0HVAAAABgEAAA8AAAAAAAAAAQAgAAAAIgAA&#10;AGRycy9kb3ducmV2LnhtbFBLAQIUABQAAAAIAIdO4kBQKJ+5fQIAAPYEAAAOAAAAAAAAAAEAIAAA&#10;ACQBAABkcnMvZTJvRG9jLnhtbFBLBQYAAAAABgAGAFkBAAATBgAAAAA=&#10;">
                  <v:fill on="t" focussize="0,0"/>
                  <v:stroke weight="0.25pt" color="#F79646 [320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PowerBI Reports</w:t>
                        </w:r>
                      </w:p>
                    </w:txbxContent>
                  </v:textbox>
                </v:shape>
                <v:shape id="_x0000_s1026" o:spid="_x0000_s1026" o:spt="38" type="#_x0000_t38" style="position:absolute;left:4443414;top:4852987;height:1;width:942975;rotation:5898240f;" filled="f" stroked="t" coordsize="21600,21600" o:gfxdata="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IhznHVAAAABgEAAA8AAAAAAAAAAQAgAAAAIgAAAGRycy9k&#10;b3ducmV2LnhtbFBLAQIUABQAAAAIAIdO4kC9TZRvBQIAAPADAAAOAAAAAAAAAAEAIAAAACQBAABk&#10;cnMvZTJvRG9jLnhtbFBLBQYAAAAABgAGAFkBAACbBQAAAAA=&#10;" adj="10800">
                  <v:fill on="f" focussize="0,0"/>
                  <v:stroke color="#BE4B48 [3205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180631;top:923927;flip:x;height:476248;width:448;" filled="f" stroked="t" coordsize="21600,21600" o:gfxdata="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TYYxHVAAAABgEAAA8AAAAAAAAAAQAg&#10;AAAAIgAAAGRycy9kb3ducmV2LnhtbFBLAQIUABQAAAAIAIdO4kDkf5SCEQIAABMEAAAOAAAAAAAA&#10;AAEAIAAAACQBAABkcnMvZTJvRG9jLnhtbFBLBQYAAAAABgAGAFkBAACnBQAAAAA=&#10;">
                  <v:fill on="f" focussize="0,0"/>
                  <v:stroke color="#4A7EBB [3204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028950;top:942975;flip:x;height:381000;width:2337889;" filled="f" stroked="t" coordsize="21600,21600" o:gfxdata="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1NhjEdUAAAAGAQAADwAA&#10;AAAAAAABACAAAAAiAAAAZHJzL2Rvd25yZXYueG1sUEsBAhQAFAAAAAgAh07iQAm2QgUZAgAAMgQA&#10;AA4AAAAAAAAAAQAgAAAAJAEAAGRycy9lMm9Eb2MueG1sUEsFBgAAAAAGAAYAWQEAAK8FAAAAAA==&#10;">
                  <v:fill on="f" focussize="0,0"/>
                  <v:stroke color="#4A7EBB [3204]" joinstyle="round" startarrow="block" endarrow="block"/>
                  <v:imagedata o:title=""/>
                  <o:lock v:ext="edit" aspectratio="f"/>
                </v:shape>
                <v:shape id="_x0000_s1026" o:spid="_x0000_s1026" o:spt="38" type="#_x0000_t38" style="position:absolute;left:1040574;top:488145;flip:x;height:33359;width:247651;rotation:5898240f;" filled="f" stroked="t" coordsize="21600,21600" o:gfxdata="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oPWI1gAA&#10;AAYBAAAPAAAAAAAAAAEAIAAAACIAAABkcnMvZG93bnJldi54bWxQSwECFAAUAAAACACHTuJAh1jA&#10;ACACAAA1BAAADgAAAAAAAAABACAAAAAlAQAAZHJzL2Uyb0RvYy54bWxQSwUGAAAAAAYABgBZAQAA&#10;twUAAAAA&#10;" adj="10800">
                  <v:fill on="f" focussize="0,0"/>
                  <v:stroke color="#4A7EBB [3204]" joinstyle="round" startarrow="block" endarrow="block"/>
                  <v:imagedata o:title=""/>
                  <o:lock v:ext="edit" aspectratio="f"/>
                </v:shape>
                <v:shape id="_x0000_s1026" o:spid="_x0000_s1026" o:spt="38" type="#_x0000_t38" style="position:absolute;left:1781132;top:214313;height:571500;width:2571294;" filled="f" stroked="t" coordsize="21600,21600" o:gfxdata="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D5Yv/1QAAAAYBAAAPAAAAAAAAAAEAIAAA&#10;ACIAAABkcnMvZG93bnJldi54bWxQSwECFAAUAAAACACHTuJAxVyhPA8CAAAeBAAADgAAAAAAAAAB&#10;ACAAAAAkAQAAZHJzL2Uyb0RvYy54bWxQSwUGAAAAAAYABgBZAQAApQUAAAAA&#10;" adj="10800">
                  <v:fill on="f" focussize="0,0"/>
                  <v:stroke color="#4A7EBB [3204]" joinstyle="round" startarrow="block" endarrow="block"/>
                  <v:imagedata o:title=""/>
                  <o:lock v:ext="edit" aspectratio="f"/>
                </v:shape>
                <v:shape id="_x0000_s1026" o:spid="_x0000_s1026" o:spt="38" type="#_x0000_t38" style="position:absolute;left:5376614;top:390276;height:248149;width:228600;rotation:5898240f;" filled="f" stroked="t" coordsize="21600,21600" o:gfxdata="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FUXGCjVAAAABgEAAA8AAAAA&#10;AAAAAQAgAAAAIgAAAGRycy9kb3ducmV2LnhtbFBLAQIUABQAAAAIAIdO4kCxwuozFwIAACsEAAAO&#10;AAAAAAAAAAEAIAAAACQBAABkcnMvZTJvRG9jLnhtbFBLBQYAAAAABgAGAFkBAACtBQAAAAA=&#10;" adj="10800">
                  <v:fill on="f" focussize="0,0"/>
                  <v:stroke color="#4A7EBB [3204]" joinstyle="round" startarrow="block" endarrow="block"/>
                  <v:imagedata o:title=""/>
                  <o:lock v:ext="edit" aspectratio="f"/>
                </v:shape>
                <v:shape id="_x0000_s1026" o:spid="_x0000_s1026" o:spt="202" type="#_x0000_t202" style="position:absolute;left:2800350;top:785813;height:238125;width:914400;" fillcolor="#FFFFFF [3201]" filled="t" stroked="f" coordsize="21600,21600" o:gfxdata="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bbGOHdMAAAAGAQAADwAAAAAAAAABACAAAAAiAAAAZHJzL2Rvd25yZXYueG1sUEsB&#10;AhQAFAAAAAgAh07iQGm2pEYzAgAAWgQAAA4AAAAAAAAAAQAgAAAAIgEAAGRycy9lMm9Eb2MueG1s&#10;UEsFBgAAAAAGAAYAWQEAAMc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FF000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>
                          <w:rPr>
                            <w:color w:val="FF000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CLOUD APP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3695700;top:1566863;height:4763;width:962025;" filled="f" stroked="t" coordsize="21600,21600" o:gfxdata="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UmCXa1wAAAAYBAAAPAAAAAAAAAAEA&#10;IAAAACIAAABkcnMvZG93bnJldi54bWxQSwECFAAUAAAACACHTuJAp8v4AhACAAAmBAAADgAAAAAA&#10;AAABACAAAAAmAQAAZHJzL2Uyb0RvYy54bWxQSwUGAAAAAAYABgBZAQAAqAUAAAAA&#10;">
                  <v:fill on="f" focussize="0,0"/>
                  <v:stroke color="#4A7EBB [3204]" joinstyle="round" startarrow="block" endarrow="block"/>
                  <v:imagedata o:title=""/>
                  <o:lock v:ext="edit" aspectratio="f"/>
                </v:shape>
                <v:shape id="_x0000_s1026" o:spid="_x0000_s1026" o:spt="38" type="#_x0000_t38" style="position:absolute;left:1125197;top:4852987;height:0;width:942975;rotation:5898240f;" filled="f" stroked="t" coordsize="21600,21600" o:gfxdata="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SIc5x1QAAAAYBAAAPAAAAAAAAAAEAIAAAACIAAABkcnMvZG93bnJldi54bWxQSwECFAAU&#10;AAAACACHTuJAqvCqXvQBAADJAwAADgAAAAAAAAABACAAAAAkAQAAZHJzL2Uyb0RvYy54bWxQSwUG&#10;AAAAAAYABgBZAQAAigUAAAAA&#10;" adj="10800">
                  <v:fill on="f" focussize="0,0"/>
                  <v:stroke color="#BE4B48 [3205]" joinstyle="round" endarrow="block"/>
                  <v:imagedata o:title=""/>
                  <o:lock v:ext="edit" aspectratio="f"/>
                </v:shape>
                <v:rect id="_x0000_s1026" o:spid="_x0000_s1026" o:spt="1" style="position:absolute;left:485774;top:1400175;height:295275;width:1381083;v-text-anchor:middle;" fillcolor="#EBF1DE [662]" filled="t" stroked="t" coordsize="21600,21600" o:gfxdata="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D6n9IjYAAAABgEAAA8AAAAAAAAAAQAgAAAAIgAAAGRycy9kb3ducmV2LnhtbFBLAQIUABQA&#10;AAAIAIdO4kDrl8hNYgIAALQEAAAOAAAAAAAAAAEAIAAAACcBAABkcnMvZTJvRG9jLnhtbFBLBQYA&#10;AAAABgAGAFkBAAD7BQAAAAA=&#10;">
                  <v:fill on="t" focussize="0,0"/>
                  <v:stroke weight="0.25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8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  <w:lang w:val="en-IN"/>
                          </w:rPr>
                          <w:t>Stream Analytics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1180629;top:1704975;height:533400;width:0;" fillcolor="#FFFFFF [3201]" filled="t" stroked="t" coordsize="21600,21600" o:gfxdata="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bHvfvX&#10;AAAABgEAAA8AAAAAAAAAAQAgAAAAIgAAAGRycy9kb3ducmV2LnhtbFBLAQIUABQAAAAIAIdO4kD4&#10;9VRe6AEAAM8DAAAOAAAAAAAAAAEAIAAAACYBAABkcnMvZTJvRG9jLnhtbFBLBQYAAAAABgAGAFkB&#10;AACABQAAAAA=&#10;">
                  <v:fill on="t" focussize="0,0"/>
                  <v:stroke weight="0.25pt" color="#4F81BD [3204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564935;top:1695450;height:504825;width:2540340;" fillcolor="#FFFFFF [3201]" filled="t" stroked="t" coordsize="21600,21600" o:gfxdata="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W&#10;x7371wAAAAYBAAAPAAAAAAAAAAEAIAAAACIAAABkcnMvZG93bnJldi54bWxQSwECFAAUAAAACACH&#10;TuJA/sOJVOwBAADVAwAADgAAAAAAAAABACAAAAAmAQAAZHJzL2Uyb0RvYy54bWxQSwUGAAAAAAYA&#10;BgBZAQAAhAUAAAAA&#10;">
                  <v:fill on="t" focussize="0,0"/>
                  <v:stroke weight="0.25pt" color="#4F81BD [3204]" joinstyle="round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30368D35" w14:textId="77777777" w:rsidR="002C43E0" w:rsidRDefault="002C43E0">
      <w:pPr>
        <w:pStyle w:val="ListParagraph1"/>
        <w:ind w:left="0"/>
      </w:pPr>
    </w:p>
    <w:p w14:paraId="37D3F568" w14:textId="77777777" w:rsidR="002C43E0" w:rsidRDefault="002C43E0">
      <w:pPr>
        <w:pStyle w:val="ListParagraph1"/>
        <w:ind w:left="0"/>
      </w:pPr>
    </w:p>
    <w:p w14:paraId="597A77BD" w14:textId="77777777" w:rsidR="002C43E0" w:rsidRDefault="002C43E0">
      <w:pPr>
        <w:pStyle w:val="ListParagraph1"/>
        <w:ind w:left="0"/>
      </w:pPr>
    </w:p>
    <w:p w14:paraId="4A506926" w14:textId="77777777" w:rsidR="002C43E0" w:rsidRDefault="002C43E0">
      <w:pPr>
        <w:pStyle w:val="ListParagraph1"/>
        <w:ind w:left="0"/>
      </w:pPr>
    </w:p>
    <w:p w14:paraId="09DEA855" w14:textId="77777777" w:rsidR="002C43E0" w:rsidRDefault="002C43E0">
      <w:pPr>
        <w:pStyle w:val="ListParagraph1"/>
        <w:ind w:left="0"/>
      </w:pPr>
    </w:p>
    <w:p w14:paraId="3DEC69F8" w14:textId="77777777" w:rsidR="002C43E0" w:rsidRDefault="006A0E1A">
      <w:pPr>
        <w:pStyle w:val="ListParagraph1"/>
        <w:ind w:left="0"/>
      </w:pPr>
      <w:r>
        <w:lastRenderedPageBreak/>
        <w:t xml:space="preserve">There are two active users of cloud application </w:t>
      </w:r>
    </w:p>
    <w:p w14:paraId="31AA2590" w14:textId="77777777" w:rsidR="002C43E0" w:rsidRDefault="006A0E1A">
      <w:pPr>
        <w:pStyle w:val="ListParagraph1"/>
        <w:numPr>
          <w:ilvl w:val="0"/>
          <w:numId w:val="8"/>
        </w:numPr>
      </w:pPr>
      <w:r>
        <w:t xml:space="preserve">Web application interface </w:t>
      </w:r>
    </w:p>
    <w:p w14:paraId="676FD050" w14:textId="77777777" w:rsidR="002C43E0" w:rsidRDefault="006A0E1A">
      <w:pPr>
        <w:pStyle w:val="ListParagraph1"/>
        <w:numPr>
          <w:ilvl w:val="0"/>
          <w:numId w:val="8"/>
        </w:numPr>
      </w:pPr>
      <w:r>
        <w:t>Mobile application</w:t>
      </w:r>
    </w:p>
    <w:p w14:paraId="47978672" w14:textId="77777777" w:rsidR="002C43E0" w:rsidRDefault="002C43E0">
      <w:pPr>
        <w:pStyle w:val="ListParagraph1"/>
        <w:ind w:left="0"/>
      </w:pPr>
    </w:p>
    <w:p w14:paraId="1B0DA725" w14:textId="77777777" w:rsidR="002C43E0" w:rsidRDefault="006A0E1A">
      <w:pPr>
        <w:pStyle w:val="ListParagraph1"/>
        <w:ind w:left="0"/>
        <w:jc w:val="both"/>
      </w:pPr>
      <w:r>
        <w:t xml:space="preserve">The web application uses HTTPS based communication channels and invokes different REST APIs provided by Azure App Service (backend services). The Azure App Service controls the backend business logic. </w:t>
      </w:r>
    </w:p>
    <w:p w14:paraId="75D20736" w14:textId="77777777" w:rsidR="002C43E0" w:rsidRDefault="002C43E0">
      <w:pPr>
        <w:pStyle w:val="ListParagraph1"/>
        <w:ind w:left="0"/>
        <w:jc w:val="both"/>
      </w:pPr>
    </w:p>
    <w:p w14:paraId="156B9B7B" w14:textId="77777777" w:rsidR="002C43E0" w:rsidRDefault="006A0E1A">
      <w:pPr>
        <w:pStyle w:val="ListParagraph1"/>
        <w:ind w:left="0"/>
        <w:jc w:val="both"/>
      </w:pPr>
      <w:r>
        <w:t>The we</w:t>
      </w:r>
      <w:r>
        <w:t xml:space="preserve">b application (Fleet Management Portal) is also deployed as Azure App Service and has been implemented using AngularJS and Bootstrap technologies. It is a responsive web application and can be viewed on different desktop/laptop resolutions. </w:t>
      </w:r>
    </w:p>
    <w:p w14:paraId="5C3870B5" w14:textId="77777777" w:rsidR="002C43E0" w:rsidRDefault="002C43E0">
      <w:pPr>
        <w:pStyle w:val="ListParagraph1"/>
        <w:ind w:left="0"/>
        <w:jc w:val="both"/>
      </w:pPr>
    </w:p>
    <w:p w14:paraId="7C48C457" w14:textId="77777777" w:rsidR="002C43E0" w:rsidRDefault="006A0E1A">
      <w:pPr>
        <w:pStyle w:val="ListParagraph1"/>
        <w:ind w:left="0"/>
        <w:jc w:val="both"/>
      </w:pPr>
      <w:r>
        <w:t>The Mobile ap</w:t>
      </w:r>
      <w:r>
        <w:t>plication communicates with Backend Azure Service using two different ways:</w:t>
      </w:r>
    </w:p>
    <w:p w14:paraId="0EA12FB9" w14:textId="77777777" w:rsidR="002C43E0" w:rsidRDefault="006A0E1A">
      <w:pPr>
        <w:pStyle w:val="ListParagraph1"/>
        <w:numPr>
          <w:ilvl w:val="0"/>
          <w:numId w:val="9"/>
        </w:numPr>
        <w:jc w:val="both"/>
      </w:pPr>
      <w:r>
        <w:t>Azure IoT Hub</w:t>
      </w:r>
    </w:p>
    <w:p w14:paraId="58B09842" w14:textId="77777777" w:rsidR="002C43E0" w:rsidRDefault="006A0E1A">
      <w:pPr>
        <w:pStyle w:val="ListParagraph1"/>
        <w:numPr>
          <w:ilvl w:val="0"/>
          <w:numId w:val="9"/>
        </w:numPr>
        <w:jc w:val="both"/>
      </w:pPr>
      <w:r>
        <w:t xml:space="preserve">HTTPS REST API </w:t>
      </w:r>
    </w:p>
    <w:p w14:paraId="09CE03D5" w14:textId="77777777" w:rsidR="002C43E0" w:rsidRDefault="002C43E0">
      <w:pPr>
        <w:pStyle w:val="ListParagraph1"/>
        <w:ind w:left="0"/>
      </w:pPr>
    </w:p>
    <w:p w14:paraId="3F75AC6A" w14:textId="77777777" w:rsidR="002C43E0" w:rsidRDefault="006A0E1A">
      <w:pPr>
        <w:pStyle w:val="ListParagraph1"/>
        <w:ind w:left="0"/>
        <w:jc w:val="both"/>
      </w:pPr>
      <w:r>
        <w:t>The Azure IoT hub is used to receive dongle/device data along with Mobile GPS location and forward it to backend Azure App service after every one mi</w:t>
      </w:r>
      <w:r>
        <w:t xml:space="preserve">nute (“Send Duration” can be configured). The Azure backend service internally detects a tenant and connects with it and stores the tenant specific data in a tenant database. </w:t>
      </w:r>
    </w:p>
    <w:p w14:paraId="20643487" w14:textId="77777777" w:rsidR="002C43E0" w:rsidRDefault="002C43E0">
      <w:pPr>
        <w:pStyle w:val="ListParagraph1"/>
        <w:ind w:left="0"/>
      </w:pPr>
    </w:p>
    <w:p w14:paraId="3F3FE69A" w14:textId="77777777" w:rsidR="002C43E0" w:rsidRDefault="006A0E1A">
      <w:pPr>
        <w:pStyle w:val="ListParagraph1"/>
        <w:ind w:left="0"/>
        <w:jc w:val="both"/>
      </w:pPr>
      <w:r>
        <w:t xml:space="preserve">The tenant-specific report-ready Azure SQL/Cosmos data is processed by PowerBI </w:t>
      </w:r>
      <w:r>
        <w:t xml:space="preserve">reports. </w:t>
      </w:r>
    </w:p>
    <w:p w14:paraId="117E6755" w14:textId="77777777" w:rsidR="002C43E0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bookmarkStart w:id="331" w:name="_Toc515383326"/>
      <w:bookmarkStart w:id="332" w:name="_Toc515361286"/>
      <w:r>
        <w:rPr>
          <w:rFonts w:asciiTheme="minorHAnsi" w:hAnsiTheme="minorHAnsi"/>
          <w:b w:val="0"/>
        </w:rPr>
        <w:t>Intended Audience</w:t>
      </w:r>
      <w:bookmarkEnd w:id="331"/>
      <w:bookmarkEnd w:id="332"/>
    </w:p>
    <w:p w14:paraId="394EE300" w14:textId="77777777" w:rsidR="002C43E0" w:rsidRDefault="006A0E1A">
      <w:pPr>
        <w:spacing w:line="236" w:lineRule="auto"/>
        <w:ind w:right="-46"/>
        <w:jc w:val="both"/>
      </w:pPr>
      <w:r>
        <w:t>This guide is intended for the users who want to use the system. The guide explains different flows for following user roles:</w:t>
      </w:r>
    </w:p>
    <w:p w14:paraId="3AC8AB52" w14:textId="77777777" w:rsidR="002C43E0" w:rsidRDefault="002C43E0">
      <w:pPr>
        <w:pStyle w:val="Subtitle"/>
        <w:numPr>
          <w:ilvl w:val="0"/>
          <w:numId w:val="10"/>
        </w:numPr>
        <w:sectPr w:rsidR="002C43E0">
          <w:headerReference w:type="default" r:id="rId11"/>
          <w:footerReference w:type="default" r:id="rId12"/>
          <w:pgSz w:w="11906" w:h="16838"/>
          <w:pgMar w:top="1440" w:right="1440" w:bottom="1276" w:left="1440" w:header="708" w:footer="708" w:gutter="0"/>
          <w:cols w:space="708"/>
          <w:titlePg/>
          <w:docGrid w:linePitch="360"/>
        </w:sectPr>
      </w:pPr>
    </w:p>
    <w:p w14:paraId="3F614B2C" w14:textId="77777777" w:rsidR="002C43E0" w:rsidRDefault="006A0E1A">
      <w:pPr>
        <w:pStyle w:val="Subtitle"/>
        <w:numPr>
          <w:ilvl w:val="0"/>
          <w:numId w:val="10"/>
        </w:numPr>
      </w:pPr>
      <w:r>
        <w:lastRenderedPageBreak/>
        <w:t>Super Admin</w:t>
      </w:r>
    </w:p>
    <w:p w14:paraId="128D9D6C" w14:textId="77777777" w:rsidR="002C43E0" w:rsidRDefault="006A0E1A">
      <w:pPr>
        <w:pStyle w:val="ListParagraph"/>
        <w:numPr>
          <w:ilvl w:val="0"/>
          <w:numId w:val="11"/>
        </w:numPr>
        <w:tabs>
          <w:tab w:val="left" w:pos="1960"/>
          <w:tab w:val="left" w:pos="2140"/>
        </w:tabs>
        <w:spacing w:after="0" w:line="0" w:lineRule="atLeast"/>
      </w:pPr>
      <w:r>
        <w:t>By default, a Super Admin user is created in the system</w:t>
      </w:r>
    </w:p>
    <w:p w14:paraId="5DDCE1D1" w14:textId="77777777" w:rsidR="002C43E0" w:rsidRDefault="006A0E1A">
      <w:pPr>
        <w:pStyle w:val="ListParagraph"/>
        <w:numPr>
          <w:ilvl w:val="0"/>
          <w:numId w:val="11"/>
        </w:numPr>
        <w:tabs>
          <w:tab w:val="left" w:pos="1960"/>
          <w:tab w:val="left" w:pos="2140"/>
        </w:tabs>
        <w:spacing w:after="0" w:line="0" w:lineRule="atLeast"/>
      </w:pPr>
      <w:r>
        <w:t>A Super Admin can manage user accounts</w:t>
      </w:r>
    </w:p>
    <w:p w14:paraId="7DD007DB" w14:textId="77777777" w:rsidR="002C43E0" w:rsidRDefault="002C43E0">
      <w:pPr>
        <w:tabs>
          <w:tab w:val="left" w:pos="1960"/>
        </w:tabs>
        <w:spacing w:after="0" w:line="0" w:lineRule="atLeast"/>
      </w:pPr>
    </w:p>
    <w:p w14:paraId="30CA6335" w14:textId="77777777" w:rsidR="002C43E0" w:rsidRDefault="006A0E1A">
      <w:pPr>
        <w:pStyle w:val="Subtitle"/>
        <w:numPr>
          <w:ilvl w:val="0"/>
          <w:numId w:val="10"/>
        </w:numPr>
      </w:pPr>
      <w:r>
        <w:t>Tenant Admin</w:t>
      </w:r>
    </w:p>
    <w:p w14:paraId="5F4CAB77" w14:textId="77777777" w:rsidR="002C43E0" w:rsidRDefault="006A0E1A">
      <w:pPr>
        <w:pStyle w:val="ListParagraph"/>
        <w:numPr>
          <w:ilvl w:val="0"/>
          <w:numId w:val="12"/>
        </w:numPr>
      </w:pPr>
      <w:r>
        <w:t xml:space="preserve">Tenant Admin is added by </w:t>
      </w:r>
      <w:r>
        <w:t>Super Admin</w:t>
      </w:r>
    </w:p>
    <w:p w14:paraId="1B5ACB73" w14:textId="77777777" w:rsidR="002C43E0" w:rsidRDefault="006A0E1A">
      <w:pPr>
        <w:pStyle w:val="ListParagraph"/>
        <w:numPr>
          <w:ilvl w:val="0"/>
          <w:numId w:val="12"/>
        </w:numPr>
        <w:tabs>
          <w:tab w:val="left" w:pos="2140"/>
        </w:tabs>
        <w:spacing w:after="0" w:line="0" w:lineRule="atLeast"/>
      </w:pPr>
      <w:r>
        <w:t>Each company which registers will have one Tenant Admin, who can manage users</w:t>
      </w:r>
    </w:p>
    <w:p w14:paraId="053BBEBE" w14:textId="77777777" w:rsidR="002C43E0" w:rsidRDefault="006A0E1A">
      <w:pPr>
        <w:pStyle w:val="ListParagraph"/>
        <w:numPr>
          <w:ilvl w:val="0"/>
          <w:numId w:val="12"/>
        </w:numPr>
        <w:tabs>
          <w:tab w:val="left" w:pos="2140"/>
        </w:tabs>
        <w:spacing w:after="0" w:line="0" w:lineRule="atLeast"/>
      </w:pPr>
      <w:r>
        <w:t>Tenant Admin can also manage fleets, vehicles and view reports</w:t>
      </w:r>
    </w:p>
    <w:p w14:paraId="601128D5" w14:textId="77777777" w:rsidR="002C43E0" w:rsidRDefault="002C43E0">
      <w:pPr>
        <w:spacing w:line="244" w:lineRule="exact"/>
        <w:rPr>
          <w:rFonts w:eastAsia="Times New Roman" w:cstheme="minorHAnsi"/>
        </w:rPr>
      </w:pPr>
    </w:p>
    <w:p w14:paraId="0D585ADC" w14:textId="77777777" w:rsidR="002C43E0" w:rsidRDefault="006A0E1A">
      <w:pPr>
        <w:pStyle w:val="Subtitle"/>
        <w:numPr>
          <w:ilvl w:val="0"/>
          <w:numId w:val="10"/>
        </w:numPr>
      </w:pPr>
      <w:r>
        <w:lastRenderedPageBreak/>
        <w:t>Fleet Admin</w:t>
      </w:r>
    </w:p>
    <w:p w14:paraId="11A2577B" w14:textId="77777777" w:rsidR="002C43E0" w:rsidRDefault="006A0E1A">
      <w:pPr>
        <w:pStyle w:val="ListParagraph"/>
        <w:numPr>
          <w:ilvl w:val="0"/>
          <w:numId w:val="13"/>
        </w:numPr>
        <w:tabs>
          <w:tab w:val="left" w:pos="2140"/>
        </w:tabs>
        <w:spacing w:after="0" w:line="290" w:lineRule="exact"/>
        <w:ind w:right="840"/>
      </w:pPr>
      <w:r>
        <w:t>Fleet Admin is added by tenant</w:t>
      </w:r>
    </w:p>
    <w:p w14:paraId="1C02CDF2" w14:textId="77777777" w:rsidR="002C43E0" w:rsidRDefault="006A0E1A">
      <w:pPr>
        <w:pStyle w:val="ListParagraph"/>
        <w:numPr>
          <w:ilvl w:val="0"/>
          <w:numId w:val="13"/>
        </w:numPr>
        <w:tabs>
          <w:tab w:val="left" w:pos="2140"/>
        </w:tabs>
        <w:spacing w:after="0" w:line="236" w:lineRule="auto"/>
        <w:ind w:right="940"/>
      </w:pPr>
      <w:r>
        <w:t>Fleet Admin can add, update or delete drivers</w:t>
      </w:r>
    </w:p>
    <w:p w14:paraId="32A38299" w14:textId="77777777" w:rsidR="002C43E0" w:rsidRDefault="006A0E1A">
      <w:pPr>
        <w:pStyle w:val="ListParagraph"/>
        <w:numPr>
          <w:ilvl w:val="0"/>
          <w:numId w:val="13"/>
        </w:numPr>
        <w:tabs>
          <w:tab w:val="left" w:pos="2140"/>
        </w:tabs>
        <w:spacing w:after="0" w:line="236" w:lineRule="auto"/>
        <w:ind w:right="48"/>
      </w:pPr>
      <w:r>
        <w:t>Fleet Admin c</w:t>
      </w:r>
      <w:r>
        <w:t>an also remove vehicles from own fleet</w:t>
      </w:r>
    </w:p>
    <w:p w14:paraId="45D5FE93" w14:textId="77777777" w:rsidR="002C43E0" w:rsidRDefault="002C43E0">
      <w:pPr>
        <w:tabs>
          <w:tab w:val="left" w:pos="2140"/>
        </w:tabs>
        <w:spacing w:line="236" w:lineRule="auto"/>
        <w:ind w:left="1720" w:right="940"/>
      </w:pPr>
    </w:p>
    <w:p w14:paraId="3D9422D2" w14:textId="77777777" w:rsidR="002C43E0" w:rsidRDefault="006A0E1A">
      <w:pPr>
        <w:pStyle w:val="Subtitle"/>
        <w:numPr>
          <w:ilvl w:val="0"/>
          <w:numId w:val="10"/>
        </w:numPr>
      </w:pPr>
      <w:r>
        <w:t>Driver</w:t>
      </w:r>
    </w:p>
    <w:p w14:paraId="7708AED3" w14:textId="77777777" w:rsidR="002C43E0" w:rsidRDefault="006A0E1A">
      <w:pPr>
        <w:pStyle w:val="ListParagraph"/>
        <w:numPr>
          <w:ilvl w:val="0"/>
          <w:numId w:val="14"/>
        </w:numPr>
      </w:pPr>
      <w:r>
        <w:t>Drivers can only login to the Android app and are not allowed to login on the web portal</w:t>
      </w:r>
    </w:p>
    <w:p w14:paraId="2327BB02" w14:textId="77777777" w:rsidR="002C43E0" w:rsidRDefault="002C43E0">
      <w:pPr>
        <w:spacing w:after="160" w:line="259" w:lineRule="auto"/>
        <w:sectPr w:rsidR="002C43E0">
          <w:type w:val="continuous"/>
          <w:pgSz w:w="11906" w:h="16838"/>
          <w:pgMar w:top="1440" w:right="1440" w:bottom="1276" w:left="1440" w:header="708" w:footer="708" w:gutter="0"/>
          <w:cols w:num="2" w:space="708"/>
          <w:titlePg/>
          <w:docGrid w:linePitch="360"/>
        </w:sectPr>
      </w:pPr>
    </w:p>
    <w:p w14:paraId="463DF3FF" w14:textId="77777777" w:rsidR="002C43E0" w:rsidRDefault="006A0E1A">
      <w:pPr>
        <w:spacing w:after="160" w:line="259" w:lineRule="auto"/>
      </w:pPr>
      <w:r>
        <w:lastRenderedPageBreak/>
        <w:br w:type="page"/>
      </w:r>
    </w:p>
    <w:p w14:paraId="51C66749" w14:textId="77777777" w:rsidR="002C43E0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bookmarkStart w:id="333" w:name="_Toc515361287"/>
      <w:bookmarkStart w:id="334" w:name="_Toc515383327"/>
      <w:r>
        <w:rPr>
          <w:rFonts w:asciiTheme="minorHAnsi" w:hAnsiTheme="minorHAnsi"/>
          <w:b w:val="0"/>
          <w:lang w:val="en-IN"/>
        </w:rPr>
        <w:lastRenderedPageBreak/>
        <w:t>Deploying Resources using ARMTemplate on Azure</w:t>
      </w:r>
      <w:bookmarkEnd w:id="333"/>
      <w:bookmarkEnd w:id="334"/>
    </w:p>
    <w:p w14:paraId="437539B4" w14:textId="77777777" w:rsidR="002C43E0" w:rsidRDefault="002C43E0">
      <w:pPr>
        <w:spacing w:after="0" w:line="240" w:lineRule="auto"/>
      </w:pPr>
    </w:p>
    <w:p w14:paraId="03339499" w14:textId="77777777" w:rsidR="002C43E0" w:rsidRDefault="006A0E1A">
      <w:pPr>
        <w:spacing w:after="0" w:line="240" w:lineRule="auto"/>
        <w:jc w:val="both"/>
      </w:pPr>
      <w:r>
        <w:t>The following instructions would help the user to</w:t>
      </w:r>
      <w:r>
        <w:t xml:space="preserve"> deploy bare minimum Azure resources required to get the solution up and running.</w:t>
      </w:r>
    </w:p>
    <w:p w14:paraId="6CD85BC4" w14:textId="77777777" w:rsidR="002C43E0" w:rsidRDefault="002C43E0">
      <w:pPr>
        <w:spacing w:after="0" w:line="240" w:lineRule="auto"/>
      </w:pPr>
    </w:p>
    <w:p w14:paraId="43455229" w14:textId="77777777" w:rsidR="002C43E0" w:rsidRDefault="006A0E1A">
      <w:pPr>
        <w:pStyle w:val="ListParagraph"/>
        <w:numPr>
          <w:ilvl w:val="1"/>
          <w:numId w:val="1"/>
        </w:numPr>
        <w:spacing w:after="0" w:line="240" w:lineRule="auto"/>
        <w:rPr>
          <w:rFonts w:eastAsiaTheme="majorEastAsia" w:cstheme="minorHAnsi"/>
          <w:bCs/>
          <w:color w:val="4F81BD" w:themeColor="accent1"/>
          <w:sz w:val="26"/>
          <w:szCs w:val="26"/>
        </w:rPr>
      </w:pPr>
      <w:r>
        <w:rPr>
          <w:rFonts w:eastAsiaTheme="majorEastAsia" w:cstheme="minorHAnsi"/>
          <w:bCs/>
          <w:color w:val="4F81BD" w:themeColor="accent1"/>
          <w:sz w:val="26"/>
          <w:szCs w:val="26"/>
        </w:rPr>
        <w:t>Pre-requisites:</w:t>
      </w:r>
    </w:p>
    <w:p w14:paraId="556DC549" w14:textId="77777777" w:rsidR="002C43E0" w:rsidRDefault="002C43E0">
      <w:pPr>
        <w:spacing w:after="0" w:line="240" w:lineRule="auto"/>
        <w:rPr>
          <w:b/>
          <w:bCs/>
          <w:lang w:val="en-IN"/>
        </w:rPr>
      </w:pPr>
    </w:p>
    <w:p w14:paraId="6F366BEA" w14:textId="77777777" w:rsidR="002C43E0" w:rsidRDefault="006A0E1A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>The following pre-requisites are essential to get the Mobiliya Fleet Management System up and running on a personal account:</w:t>
      </w:r>
    </w:p>
    <w:p w14:paraId="15D6ED84" w14:textId="77777777" w:rsidR="002C43E0" w:rsidRDefault="002C43E0">
      <w:pPr>
        <w:spacing w:after="0" w:line="240" w:lineRule="auto"/>
        <w:jc w:val="both"/>
        <w:rPr>
          <w:lang w:val="en-IN"/>
        </w:rPr>
      </w:pPr>
    </w:p>
    <w:p w14:paraId="71629E04" w14:textId="77777777" w:rsidR="002C43E0" w:rsidRDefault="006A0E1A">
      <w:pPr>
        <w:numPr>
          <w:ilvl w:val="0"/>
          <w:numId w:val="15"/>
        </w:numPr>
        <w:spacing w:after="0" w:line="240" w:lineRule="auto"/>
        <w:jc w:val="both"/>
        <w:rPr>
          <w:lang w:val="en-IN"/>
        </w:rPr>
      </w:pPr>
      <w:r>
        <w:rPr>
          <w:lang w:val="en-IN"/>
        </w:rPr>
        <w:t>Active Azure subscription</w:t>
      </w:r>
    </w:p>
    <w:p w14:paraId="6F550114" w14:textId="77777777" w:rsidR="002C43E0" w:rsidRDefault="002C43E0">
      <w:pPr>
        <w:spacing w:after="0" w:line="240" w:lineRule="auto"/>
        <w:jc w:val="both"/>
        <w:rPr>
          <w:lang w:val="en-IN"/>
        </w:rPr>
      </w:pPr>
    </w:p>
    <w:p w14:paraId="2B173F66" w14:textId="77777777" w:rsidR="002C43E0" w:rsidRDefault="006A0E1A">
      <w:pPr>
        <w:numPr>
          <w:ilvl w:val="0"/>
          <w:numId w:val="15"/>
        </w:numPr>
        <w:spacing w:after="0" w:line="240" w:lineRule="auto"/>
        <w:jc w:val="both"/>
        <w:rPr>
          <w:lang w:val="en-IN"/>
        </w:rPr>
      </w:pPr>
      <w:r>
        <w:rPr>
          <w:lang w:val="en-IN"/>
        </w:rPr>
        <w:t>Lin</w:t>
      </w:r>
      <w:r>
        <w:rPr>
          <w:lang w:val="en-IN"/>
        </w:rPr>
        <w:t xml:space="preserve">k to the ARM (Azure Resource Manager) template that would be used as a script to install the   </w:t>
      </w:r>
    </w:p>
    <w:p w14:paraId="35E7EB85" w14:textId="77777777" w:rsidR="002C43E0" w:rsidRDefault="006A0E1A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 xml:space="preserve">    services </w:t>
      </w:r>
    </w:p>
    <w:p w14:paraId="1D432163" w14:textId="77777777" w:rsidR="002C43E0" w:rsidRDefault="006A0E1A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 xml:space="preserve">    (</w:t>
      </w:r>
      <w:hyperlink r:id="rId13" w:history="1">
        <w:r>
          <w:rPr>
            <w:rStyle w:val="Hyperlink"/>
            <w:lang w:val="en-IN"/>
          </w:rPr>
          <w:t>https://github.com/MobiliyaTechnologies/MobiliyaFleetARMTem</w:t>
        </w:r>
        <w:r>
          <w:rPr>
            <w:rStyle w:val="Hyperlink"/>
            <w:lang w:val="en-IN"/>
          </w:rPr>
          <w:t>plate.git</w:t>
        </w:r>
      </w:hyperlink>
      <w:r>
        <w:rPr>
          <w:lang w:val="en-IN"/>
        </w:rPr>
        <w:t>)</w:t>
      </w:r>
    </w:p>
    <w:p w14:paraId="3364A52A" w14:textId="77777777" w:rsidR="002C43E0" w:rsidRDefault="002C43E0">
      <w:pPr>
        <w:spacing w:after="0" w:line="240" w:lineRule="auto"/>
        <w:jc w:val="both"/>
        <w:rPr>
          <w:lang w:val="en-IN"/>
        </w:rPr>
      </w:pPr>
    </w:p>
    <w:p w14:paraId="3720F9B3" w14:textId="77777777" w:rsidR="002C43E0" w:rsidRDefault="006A0E1A">
      <w:pPr>
        <w:numPr>
          <w:ilvl w:val="0"/>
          <w:numId w:val="15"/>
        </w:numPr>
        <w:spacing w:after="0" w:line="240" w:lineRule="auto"/>
        <w:jc w:val="both"/>
        <w:rPr>
          <w:lang w:val="en-IN"/>
        </w:rPr>
      </w:pPr>
      <w:r>
        <w:rPr>
          <w:lang w:val="en-IN"/>
        </w:rPr>
        <w:t xml:space="preserve">Read the Azure Resource Manager Naming Convention </w:t>
      </w:r>
    </w:p>
    <w:p w14:paraId="07181FC6" w14:textId="77777777" w:rsidR="002C43E0" w:rsidRDefault="006A0E1A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 xml:space="preserve">     (</w:t>
      </w:r>
      <w:hyperlink r:id="rId14" w:history="1">
        <w:r>
          <w:rPr>
            <w:rStyle w:val="Hyperlink"/>
            <w:lang w:val="en-IN"/>
          </w:rPr>
          <w:t>https://docs.microsoft.com/en-us/azure/architecture/best-practices/naming-conventions</w:t>
        </w:r>
      </w:hyperlink>
      <w:r>
        <w:rPr>
          <w:lang w:val="en-IN"/>
        </w:rPr>
        <w:t>)</w:t>
      </w:r>
    </w:p>
    <w:p w14:paraId="438796F1" w14:textId="77777777" w:rsidR="002C43E0" w:rsidRDefault="002C43E0">
      <w:pPr>
        <w:spacing w:after="0" w:line="240" w:lineRule="auto"/>
        <w:jc w:val="both"/>
        <w:rPr>
          <w:lang w:val="en-IN"/>
        </w:rPr>
      </w:pPr>
    </w:p>
    <w:p w14:paraId="43B6753D" w14:textId="77777777" w:rsidR="002C43E0" w:rsidRDefault="006A0E1A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>Once the pre-requisites are in place, the next step would be the installation of the ARM script. The steps for installing the ARM script are given below:</w:t>
      </w:r>
    </w:p>
    <w:p w14:paraId="49BC8F42" w14:textId="77777777" w:rsidR="002C43E0" w:rsidRDefault="002C43E0">
      <w:pPr>
        <w:spacing w:after="0" w:line="240" w:lineRule="auto"/>
      </w:pPr>
    </w:p>
    <w:p w14:paraId="61D0B89B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35" w:name="_Toc515383328"/>
      <w:r>
        <w:rPr>
          <w:rFonts w:asciiTheme="minorHAnsi" w:hAnsiTheme="minorHAnsi" w:cstheme="minorHAnsi"/>
          <w:b w:val="0"/>
        </w:rPr>
        <w:t xml:space="preserve">Step 1: </w:t>
      </w:r>
      <w:ins w:id="336" w:author="user" w:date="2018-05-29T18:19:00Z">
        <w:r>
          <w:rPr>
            <w:rFonts w:asciiTheme="minorHAnsi" w:hAnsiTheme="minorHAnsi" w:cstheme="minorHAnsi"/>
            <w:b w:val="0"/>
          </w:rPr>
          <w:t>Clone Repository</w:t>
        </w:r>
      </w:ins>
      <w:bookmarkEnd w:id="335"/>
    </w:p>
    <w:p w14:paraId="1F470626" w14:textId="77777777" w:rsidR="002C43E0" w:rsidRDefault="006A0E1A">
      <w:pPr>
        <w:pStyle w:val="ListParagraph"/>
        <w:numPr>
          <w:ilvl w:val="0"/>
          <w:numId w:val="16"/>
        </w:numPr>
        <w:spacing w:after="0" w:line="240" w:lineRule="auto"/>
        <w:rPr>
          <w:lang w:val="en-IN"/>
        </w:rPr>
      </w:pPr>
      <w:r>
        <w:t>Clone repository</w:t>
      </w:r>
      <w:r>
        <w:rPr>
          <w:lang w:val="en-IN"/>
        </w:rPr>
        <w:t xml:space="preserve"> “MobiliyaFleetARMTemplate.git” (</w:t>
      </w:r>
      <w:hyperlink r:id="rId15" w:history="1">
        <w:r>
          <w:rPr>
            <w:rStyle w:val="Hyperlink"/>
            <w:lang w:val="en-IN"/>
          </w:rPr>
          <w:t>https://github.com/MobiliyaTechnologies/MobiliyaFleetARMTemplate.git</w:t>
        </w:r>
      </w:hyperlink>
      <w:r>
        <w:rPr>
          <w:lang w:val="en-IN"/>
        </w:rPr>
        <w:t>)</w:t>
      </w:r>
    </w:p>
    <w:p w14:paraId="02C3B29B" w14:textId="77777777" w:rsidR="002C43E0" w:rsidRDefault="002C43E0">
      <w:pPr>
        <w:spacing w:after="0" w:line="240" w:lineRule="auto"/>
      </w:pPr>
    </w:p>
    <w:p w14:paraId="28A78CC6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37" w:name="_Toc515383329"/>
      <w:r>
        <w:rPr>
          <w:rFonts w:asciiTheme="minorHAnsi" w:hAnsiTheme="minorHAnsi" w:cstheme="minorHAnsi"/>
          <w:b w:val="0"/>
        </w:rPr>
        <w:t>Step 2</w:t>
      </w:r>
      <w:ins w:id="338" w:author="user" w:date="2018-05-29T18:19:00Z">
        <w:r>
          <w:rPr>
            <w:rFonts w:asciiTheme="minorHAnsi" w:hAnsiTheme="minorHAnsi" w:cstheme="minorHAnsi"/>
            <w:b w:val="0"/>
          </w:rPr>
          <w:t xml:space="preserve">: </w:t>
        </w:r>
      </w:ins>
      <w:ins w:id="339" w:author="user" w:date="2018-05-29T18:20:00Z">
        <w:r>
          <w:rPr>
            <w:rFonts w:asciiTheme="minorHAnsi" w:hAnsiTheme="minorHAnsi" w:cstheme="minorHAnsi"/>
            <w:b w:val="0"/>
          </w:rPr>
          <w:t>Create Resource Group</w:t>
        </w:r>
      </w:ins>
      <w:bookmarkEnd w:id="337"/>
    </w:p>
    <w:p w14:paraId="3ED03EB4" w14:textId="77777777" w:rsidR="002C43E0" w:rsidRDefault="006A0E1A">
      <w:pPr>
        <w:pStyle w:val="ListParagraph"/>
        <w:numPr>
          <w:ilvl w:val="0"/>
          <w:numId w:val="17"/>
        </w:numPr>
        <w:spacing w:after="0" w:line="240" w:lineRule="auto"/>
      </w:pPr>
      <w:r>
        <w:t>Login to Azure portal (</w:t>
      </w:r>
      <w:r>
        <w:rPr>
          <w:color w:val="0070C0"/>
        </w:rPr>
        <w:t>https://portal.azure.com</w:t>
      </w:r>
      <w:r>
        <w:t>) and select the appropriate subscription if</w:t>
      </w:r>
      <w:r>
        <w:t xml:space="preserve"> it is not selected by default. Create a resource group that serves as the container for the deployed resources.</w:t>
      </w:r>
    </w:p>
    <w:p w14:paraId="560267C4" w14:textId="77777777" w:rsidR="002C43E0" w:rsidRDefault="002C43E0">
      <w:pPr>
        <w:pStyle w:val="ListParagraph"/>
        <w:spacing w:after="0" w:line="240" w:lineRule="auto"/>
      </w:pPr>
    </w:p>
    <w:p w14:paraId="3553A504" w14:textId="77777777" w:rsidR="002C43E0" w:rsidRDefault="006A0E1A">
      <w:pPr>
        <w:pStyle w:val="ListParagraph"/>
        <w:numPr>
          <w:ilvl w:val="0"/>
          <w:numId w:val="17"/>
        </w:numPr>
        <w:spacing w:after="0" w:line="240" w:lineRule="auto"/>
        <w:rPr>
          <w:lang w:val="en-IN"/>
        </w:rPr>
      </w:pPr>
      <w:r>
        <w:rPr>
          <w:lang w:val="en-IN"/>
        </w:rPr>
        <w:t xml:space="preserve">Click on </w:t>
      </w:r>
      <w:r>
        <w:rPr>
          <w:b/>
          <w:lang w:val="en-IN"/>
        </w:rPr>
        <w:t>Resource Groups</w:t>
      </w:r>
      <w:r>
        <w:rPr>
          <w:lang w:val="en-IN"/>
        </w:rPr>
        <w:t xml:space="preserve"> from the left menu to create a resource group.</w:t>
      </w:r>
    </w:p>
    <w:p w14:paraId="64EE69FC" w14:textId="77777777" w:rsidR="002C43E0" w:rsidRDefault="002C43E0">
      <w:pPr>
        <w:spacing w:after="0" w:line="240" w:lineRule="auto"/>
        <w:rPr>
          <w:lang w:val="en-IN"/>
        </w:rPr>
      </w:pPr>
    </w:p>
    <w:p w14:paraId="2964D917" w14:textId="77777777" w:rsidR="002C43E0" w:rsidRDefault="006A0E1A">
      <w:pPr>
        <w:spacing w:after="0" w:line="240" w:lineRule="auto"/>
        <w:rPr>
          <w:lang w:val="en-IN"/>
        </w:rPr>
      </w:pPr>
      <w:r>
        <w:rPr>
          <w:noProof/>
          <w:lang w:bidi="ar-SA"/>
        </w:rPr>
        <w:drawing>
          <wp:inline distT="0" distB="0" distL="114300" distR="114300">
            <wp:extent cx="4465955" cy="2766060"/>
            <wp:effectExtent l="19050" t="19050" r="10795" b="15240"/>
            <wp:docPr id="8" name="Picture 8" descr="browse-gro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rowse-grou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7660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91A74" w14:textId="77777777" w:rsidR="002C43E0" w:rsidRDefault="006A0E1A">
      <w:pPr>
        <w:pStyle w:val="ListParagraph"/>
        <w:numPr>
          <w:ilvl w:val="0"/>
          <w:numId w:val="18"/>
        </w:numPr>
        <w:spacing w:after="0" w:line="240" w:lineRule="auto"/>
        <w:rPr>
          <w:lang w:val="en-IN"/>
        </w:rPr>
      </w:pPr>
      <w:r>
        <w:rPr>
          <w:lang w:val="en-IN"/>
        </w:rPr>
        <w:lastRenderedPageBreak/>
        <w:t xml:space="preserve">Click on </w:t>
      </w:r>
      <w:r>
        <w:rPr>
          <w:b/>
          <w:lang w:val="en-IN"/>
        </w:rPr>
        <w:t>+Add</w:t>
      </w:r>
      <w:r>
        <w:rPr>
          <w:lang w:val="en-IN"/>
        </w:rPr>
        <w:t xml:space="preserve"> under </w:t>
      </w:r>
      <w:r>
        <w:rPr>
          <w:b/>
          <w:lang w:val="en-IN"/>
        </w:rPr>
        <w:t>Resource Groups</w:t>
      </w:r>
    </w:p>
    <w:p w14:paraId="35A8987A" w14:textId="77777777" w:rsidR="002C43E0" w:rsidRDefault="002C43E0">
      <w:pPr>
        <w:spacing w:after="0" w:line="240" w:lineRule="auto"/>
        <w:rPr>
          <w:lang w:val="en-IN"/>
        </w:rPr>
      </w:pPr>
    </w:p>
    <w:p w14:paraId="1FEE4CF9" w14:textId="77777777" w:rsidR="002C43E0" w:rsidRDefault="006A0E1A">
      <w:pPr>
        <w:spacing w:after="0" w:line="240" w:lineRule="auto"/>
        <w:rPr>
          <w:lang w:val="en-IN"/>
        </w:rPr>
      </w:pPr>
      <w:r>
        <w:rPr>
          <w:noProof/>
          <w:lang w:bidi="ar-SA"/>
        </w:rPr>
        <w:drawing>
          <wp:inline distT="0" distB="0" distL="114300" distR="114300">
            <wp:extent cx="2343785" cy="723900"/>
            <wp:effectExtent l="19050" t="19050" r="18415" b="19050"/>
            <wp:docPr id="9" name="Picture 9" descr="add-resource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dd-resource-grou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723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BBF55" w14:textId="77777777" w:rsidR="002C43E0" w:rsidRDefault="002C43E0">
      <w:pPr>
        <w:spacing w:after="0" w:line="240" w:lineRule="auto"/>
        <w:rPr>
          <w:lang w:val="en-IN"/>
        </w:rPr>
      </w:pPr>
    </w:p>
    <w:p w14:paraId="21B7CF50" w14:textId="77777777" w:rsidR="002C43E0" w:rsidRDefault="006A0E1A">
      <w:pPr>
        <w:spacing w:after="0" w:line="240" w:lineRule="auto"/>
        <w:rPr>
          <w:color w:val="000000" w:themeColor="text1"/>
          <w:lang w:val="en-IN"/>
        </w:rPr>
      </w:pPr>
      <w:r>
        <w:rPr>
          <w:color w:val="000000" w:themeColor="text1"/>
          <w:lang w:val="en-IN"/>
        </w:rPr>
        <w:t>Provide a name and location</w:t>
      </w:r>
      <w:r>
        <w:rPr>
          <w:color w:val="000000" w:themeColor="text1"/>
          <w:lang w:val="en-IN"/>
        </w:rPr>
        <w:t xml:space="preserve"> for the new resource group. Click on Create.</w:t>
      </w:r>
    </w:p>
    <w:p w14:paraId="2398E2B7" w14:textId="77777777" w:rsidR="002C43E0" w:rsidRDefault="002C43E0">
      <w:pPr>
        <w:spacing w:after="0" w:line="240" w:lineRule="auto"/>
        <w:rPr>
          <w:lang w:val="en-IN"/>
        </w:rPr>
      </w:pPr>
    </w:p>
    <w:p w14:paraId="3B3E583A" w14:textId="77777777" w:rsidR="002C43E0" w:rsidRDefault="006A0E1A">
      <w:pPr>
        <w:spacing w:after="0" w:line="240" w:lineRule="auto"/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3019425" cy="5181600"/>
            <wp:effectExtent l="0" t="0" r="9525" b="0"/>
            <wp:docPr id="20" name="Picture 20" descr="C:\Users\user\Pictures\MSFleet\createResource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user\Pictures\MSFleet\createResourceGrou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896D" w14:textId="77777777" w:rsidR="002C43E0" w:rsidRDefault="002C43E0">
      <w:pPr>
        <w:spacing w:after="0" w:line="240" w:lineRule="auto"/>
        <w:rPr>
          <w:lang w:val="en-IN"/>
        </w:rPr>
      </w:pPr>
    </w:p>
    <w:p w14:paraId="58640B10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40" w:name="_Toc515383330"/>
      <w:r>
        <w:rPr>
          <w:rFonts w:asciiTheme="minorHAnsi" w:hAnsiTheme="minorHAnsi" w:cstheme="minorHAnsi"/>
          <w:b w:val="0"/>
        </w:rPr>
        <w:t>Step 3</w:t>
      </w:r>
      <w:ins w:id="341" w:author="user" w:date="2018-05-29T18:21:00Z">
        <w:r>
          <w:rPr>
            <w:rFonts w:asciiTheme="minorHAnsi" w:hAnsiTheme="minorHAnsi" w:cstheme="minorHAnsi"/>
            <w:b w:val="0"/>
          </w:rPr>
          <w:t>: Create Resources Using Template</w:t>
        </w:r>
      </w:ins>
      <w:bookmarkEnd w:id="340"/>
    </w:p>
    <w:p w14:paraId="1109574E" w14:textId="77777777" w:rsidR="002C43E0" w:rsidRDefault="006A0E1A">
      <w:pPr>
        <w:spacing w:after="0" w:line="240" w:lineRule="auto"/>
        <w:rPr>
          <w:lang w:val="en-IN" w:eastAsia="en-IN" w:bidi="ar-SA"/>
        </w:rPr>
      </w:pPr>
      <w:r>
        <w:rPr>
          <w:lang w:val="en-IN" w:eastAsia="en-IN" w:bidi="ar-SA"/>
        </w:rPr>
        <w:t xml:space="preserve">To deploy the template that defines the resources to the resource group, </w:t>
      </w:r>
    </w:p>
    <w:p w14:paraId="2E6713CB" w14:textId="77777777" w:rsidR="002C43E0" w:rsidRDefault="002C43E0">
      <w:pPr>
        <w:spacing w:after="0" w:line="240" w:lineRule="auto"/>
        <w:rPr>
          <w:lang w:val="en-IN" w:eastAsia="en-IN" w:bidi="ar-SA"/>
        </w:rPr>
      </w:pPr>
    </w:p>
    <w:p w14:paraId="436F1F06" w14:textId="77777777" w:rsidR="002C43E0" w:rsidRDefault="006A0E1A">
      <w:pPr>
        <w:pStyle w:val="ListParagraph"/>
        <w:numPr>
          <w:ilvl w:val="0"/>
          <w:numId w:val="18"/>
        </w:numPr>
        <w:spacing w:after="0" w:line="240" w:lineRule="auto"/>
        <w:ind w:right="-188"/>
        <w:rPr>
          <w:lang w:eastAsia="en-IN" w:bidi="ar-SA"/>
        </w:rPr>
      </w:pPr>
      <w:r>
        <w:rPr>
          <w:lang w:val="en-IN" w:eastAsia="en-IN" w:bidi="ar-SA"/>
        </w:rPr>
        <w:t xml:space="preserve">Click on </w:t>
      </w:r>
      <w:r>
        <w:rPr>
          <w:b/>
          <w:lang w:val="en-IN" w:eastAsia="en-IN" w:bidi="ar-SA"/>
        </w:rPr>
        <w:t>+Create</w:t>
      </w:r>
      <w:r>
        <w:rPr>
          <w:b/>
          <w:lang w:eastAsia="en-IN" w:bidi="ar-SA"/>
        </w:rPr>
        <w:t xml:space="preserve"> a resource</w:t>
      </w:r>
      <w:r>
        <w:rPr>
          <w:lang w:eastAsia="en-IN" w:bidi="ar-SA"/>
        </w:rPr>
        <w:t xml:space="preserve"> from the left menu. </w:t>
      </w:r>
    </w:p>
    <w:p w14:paraId="1905FF93" w14:textId="77777777" w:rsidR="002C43E0" w:rsidRDefault="006A0E1A">
      <w:pPr>
        <w:pStyle w:val="ListParagraph"/>
        <w:numPr>
          <w:ilvl w:val="0"/>
          <w:numId w:val="18"/>
        </w:numPr>
        <w:spacing w:after="0" w:line="240" w:lineRule="auto"/>
        <w:ind w:right="-188"/>
        <w:rPr>
          <w:lang w:eastAsia="en-IN" w:bidi="ar-SA"/>
        </w:rPr>
      </w:pPr>
      <w:r>
        <w:rPr>
          <w:lang w:eastAsia="en-IN" w:bidi="ar-SA"/>
        </w:rPr>
        <w:t xml:space="preserve">Select </w:t>
      </w:r>
      <w:r>
        <w:rPr>
          <w:b/>
          <w:lang w:eastAsia="en-IN" w:bidi="ar-SA"/>
        </w:rPr>
        <w:t>Template deployment option</w:t>
      </w:r>
    </w:p>
    <w:p w14:paraId="162A6E71" w14:textId="77777777" w:rsidR="002C43E0" w:rsidRDefault="006A0E1A">
      <w:pPr>
        <w:pStyle w:val="ListParagraph"/>
        <w:numPr>
          <w:ilvl w:val="0"/>
          <w:numId w:val="18"/>
        </w:numPr>
        <w:spacing w:after="0" w:line="240" w:lineRule="auto"/>
        <w:ind w:right="-188"/>
        <w:rPr>
          <w:lang w:val="en-IN" w:eastAsia="en-IN" w:bidi="ar-SA"/>
        </w:rPr>
      </w:pPr>
      <w:r>
        <w:rPr>
          <w:lang w:val="en-IN" w:eastAsia="en-IN" w:bidi="ar-SA"/>
        </w:rPr>
        <w:t>load the</w:t>
      </w:r>
      <w:r>
        <w:rPr>
          <w:lang w:val="en-IN" w:eastAsia="en-IN" w:bidi="ar-SA"/>
        </w:rPr>
        <w:t xml:space="preserve"> azuredeploy.json template from your cloned project directory( ‘c:\users\..\projects’).</w:t>
      </w:r>
    </w:p>
    <w:p w14:paraId="74DB95D4" w14:textId="77777777" w:rsidR="002C43E0" w:rsidRDefault="002C43E0">
      <w:pPr>
        <w:spacing w:after="0" w:line="240" w:lineRule="auto"/>
        <w:rPr>
          <w:lang w:val="en-IN" w:eastAsia="en-IN" w:bidi="ar-SA"/>
        </w:rPr>
      </w:pPr>
    </w:p>
    <w:p w14:paraId="270FC95F" w14:textId="77777777" w:rsidR="002C43E0" w:rsidRDefault="006A0E1A">
      <w:pPr>
        <w:spacing w:after="0" w:line="240" w:lineRule="auto"/>
      </w:pPr>
      <w:r>
        <w:rPr>
          <w:noProof/>
          <w:lang w:bidi="ar-SA"/>
        </w:rPr>
        <w:lastRenderedPageBreak/>
        <w:drawing>
          <wp:inline distT="0" distB="0" distL="0" distR="0">
            <wp:extent cx="5838825" cy="3052445"/>
            <wp:effectExtent l="38100" t="38100" r="28575" b="14605"/>
            <wp:docPr id="34" name="Picture 34" descr="^ED7F213358A807BE161004119EC918B046F9E89CC90616A18B^pimgpsh_fullsize_di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^ED7F213358A807BE161004119EC918B046F9E89CC90616A18B^pimgpsh_fullsize_dist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726" cy="30524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D15F5" w14:textId="77777777" w:rsidR="002C43E0" w:rsidRDefault="006A0E1A">
      <w:pPr>
        <w:pStyle w:val="ListParagraph"/>
        <w:numPr>
          <w:ilvl w:val="0"/>
          <w:numId w:val="14"/>
        </w:numPr>
      </w:pPr>
      <w:r>
        <w:t xml:space="preserve">Click on </w:t>
      </w:r>
      <w:r>
        <w:rPr>
          <w:b/>
        </w:rPr>
        <w:t>Create</w:t>
      </w:r>
    </w:p>
    <w:p w14:paraId="423026AE" w14:textId="77777777" w:rsidR="002C43E0" w:rsidRDefault="006A0E1A">
      <w:r>
        <w:rPr>
          <w:noProof/>
          <w:lang w:bidi="ar-SA"/>
        </w:rPr>
        <w:drawing>
          <wp:inline distT="0" distB="0" distL="0" distR="0">
            <wp:extent cx="4781550" cy="4095115"/>
            <wp:effectExtent l="19050" t="19050" r="0" b="635"/>
            <wp:docPr id="38" name="Picture 38" descr="^2DDACD85358A9D469E7A22A8229C86D7C1614449DAFA1CDC8E^pimgpsh_fullsize_di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^2DDACD85358A9D469E7A22A8229C86D7C1614449DAFA1CDC8E^pimgpsh_fullsize_dist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515" cy="41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8B069" w14:textId="77777777" w:rsidR="002C43E0" w:rsidRDefault="006A0E1A">
      <w:pPr>
        <w:pStyle w:val="ListParagraph"/>
        <w:numPr>
          <w:ilvl w:val="0"/>
          <w:numId w:val="14"/>
        </w:numPr>
      </w:pPr>
      <w:r>
        <w:t xml:space="preserve">Click on </w:t>
      </w:r>
      <w:r>
        <w:rPr>
          <w:b/>
        </w:rPr>
        <w:t>Build your own template in the editor</w:t>
      </w:r>
    </w:p>
    <w:p w14:paraId="1BA485C3" w14:textId="77777777" w:rsidR="002C43E0" w:rsidRDefault="002C43E0">
      <w:pPr>
        <w:pStyle w:val="ListParagraph"/>
        <w:ind w:left="360"/>
      </w:pPr>
    </w:p>
    <w:p w14:paraId="11AC469C" w14:textId="77777777" w:rsidR="002C43E0" w:rsidRDefault="006A0E1A">
      <w:pPr>
        <w:pStyle w:val="ListParagraph"/>
        <w:spacing w:line="240" w:lineRule="auto"/>
        <w:ind w:left="0"/>
      </w:pPr>
      <w:r>
        <w:rPr>
          <w:noProof/>
          <w:lang w:bidi="ar-SA"/>
        </w:rPr>
        <w:lastRenderedPageBreak/>
        <w:drawing>
          <wp:inline distT="0" distB="0" distL="0" distR="0">
            <wp:extent cx="4127500" cy="3219450"/>
            <wp:effectExtent l="19050" t="19050" r="6350" b="0"/>
            <wp:docPr id="50" name="Picture 50" descr="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tep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908" cy="323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D8E10" w14:textId="77777777" w:rsidR="002C43E0" w:rsidRDefault="002C43E0">
      <w:pPr>
        <w:pStyle w:val="ListParagraph"/>
        <w:spacing w:line="240" w:lineRule="auto"/>
        <w:ind w:left="0"/>
      </w:pPr>
    </w:p>
    <w:p w14:paraId="1DDFC8EB" w14:textId="77777777" w:rsidR="002C43E0" w:rsidRDefault="006A0E1A">
      <w:pPr>
        <w:pStyle w:val="ListParagraph"/>
        <w:numPr>
          <w:ilvl w:val="0"/>
          <w:numId w:val="14"/>
        </w:numPr>
        <w:spacing w:line="240" w:lineRule="auto"/>
        <w:jc w:val="both"/>
      </w:pPr>
      <w:r>
        <w:t xml:space="preserve">Click on </w:t>
      </w:r>
      <w:r>
        <w:rPr>
          <w:b/>
        </w:rPr>
        <w:t xml:space="preserve">Load file </w:t>
      </w:r>
      <w:r>
        <w:t xml:space="preserve">located in the top navigation bar. Upload deployment template file </w:t>
      </w:r>
      <w:r>
        <w:t>(azuredeploy.json) from your cloned project in step 1.</w:t>
      </w:r>
    </w:p>
    <w:p w14:paraId="2D2B8F54" w14:textId="77777777" w:rsidR="002C43E0" w:rsidRDefault="006A0E1A">
      <w:pPr>
        <w:spacing w:line="240" w:lineRule="auto"/>
      </w:pPr>
      <w:r>
        <w:rPr>
          <w:noProof/>
          <w:lang w:bidi="ar-SA"/>
        </w:rPr>
        <w:drawing>
          <wp:inline distT="0" distB="0" distL="0" distR="0">
            <wp:extent cx="5694680" cy="2971800"/>
            <wp:effectExtent l="38100" t="38100" r="20320" b="19050"/>
            <wp:docPr id="54" name="Picture 54" descr="Screenshot 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(217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753" cy="29753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64694" w14:textId="77777777" w:rsidR="002C43E0" w:rsidRDefault="006A0E1A">
      <w:pPr>
        <w:pStyle w:val="ListParagraph"/>
        <w:numPr>
          <w:ilvl w:val="0"/>
          <w:numId w:val="14"/>
        </w:numPr>
        <w:spacing w:line="240" w:lineRule="auto"/>
        <w:jc w:val="both"/>
      </w:pPr>
      <w:r>
        <w:t xml:space="preserve">Once the file is uploaded, click on </w:t>
      </w:r>
      <w:r>
        <w:rPr>
          <w:b/>
          <w:i/>
          <w:iCs/>
        </w:rPr>
        <w:t>Save</w:t>
      </w:r>
      <w:r>
        <w:t xml:space="preserve"> button. A new form appears which accepts some values before the actual deployment.</w:t>
      </w:r>
    </w:p>
    <w:p w14:paraId="066E9D65" w14:textId="77777777" w:rsidR="002C43E0" w:rsidRDefault="006A0E1A">
      <w:pPr>
        <w:spacing w:line="240" w:lineRule="auto"/>
        <w:ind w:left="720"/>
        <w:contextualSpacing/>
        <w:jc w:val="both"/>
      </w:pPr>
      <w:r>
        <w:t>Fill in all the required details using the following guidelines:</w:t>
      </w:r>
    </w:p>
    <w:p w14:paraId="5C98E875" w14:textId="77777777" w:rsidR="002C43E0" w:rsidRDefault="006A0E1A">
      <w:pPr>
        <w:spacing w:line="240" w:lineRule="auto"/>
        <w:ind w:left="720"/>
        <w:contextualSpacing/>
        <w:jc w:val="both"/>
      </w:pPr>
      <w:r>
        <w:t>* Use of s</w:t>
      </w:r>
      <w:r>
        <w:t>mall case characters is preferred.</w:t>
      </w:r>
    </w:p>
    <w:p w14:paraId="711AB641" w14:textId="77777777" w:rsidR="002C43E0" w:rsidRDefault="006A0E1A">
      <w:pPr>
        <w:spacing w:line="240" w:lineRule="auto"/>
        <w:contextualSpacing/>
        <w:jc w:val="both"/>
      </w:pPr>
      <w:r>
        <w:t xml:space="preserve">    </w:t>
      </w:r>
      <w:r>
        <w:tab/>
      </w:r>
      <w:r>
        <w:rPr>
          <w:b/>
        </w:rPr>
        <w:t xml:space="preserve">* </w:t>
      </w:r>
      <w:r>
        <w:t>Use of special symbols is not allowed</w:t>
      </w:r>
    </w:p>
    <w:p w14:paraId="28CECF14" w14:textId="77777777" w:rsidR="002C43E0" w:rsidRDefault="006A0E1A">
      <w:pPr>
        <w:spacing w:line="240" w:lineRule="auto"/>
        <w:contextualSpacing/>
        <w:jc w:val="both"/>
      </w:pPr>
      <w:r>
        <w:t xml:space="preserve">    </w:t>
      </w:r>
      <w:r>
        <w:tab/>
        <w:t xml:space="preserve">* Use the </w:t>
      </w:r>
      <w:r>
        <w:rPr>
          <w:b/>
        </w:rPr>
        <w:t>“I” image symbol</w:t>
      </w:r>
      <w:r>
        <w:t xml:space="preserve"> as a guidance for filling data</w:t>
      </w:r>
    </w:p>
    <w:p w14:paraId="20EB08A9" w14:textId="77777777" w:rsidR="002C43E0" w:rsidRDefault="006A0E1A">
      <w:pPr>
        <w:spacing w:line="240" w:lineRule="auto"/>
        <w:contextualSpacing/>
        <w:jc w:val="both"/>
      </w:pPr>
      <w:r>
        <w:t xml:space="preserve">    </w:t>
      </w:r>
      <w:r>
        <w:tab/>
        <w:t xml:space="preserve">* Give special preference to fields marked with </w:t>
      </w:r>
      <w:r>
        <w:rPr>
          <w:b/>
        </w:rPr>
        <w:t>“Has to be unique”</w:t>
      </w:r>
    </w:p>
    <w:p w14:paraId="73B7FF6D" w14:textId="77777777" w:rsidR="002C43E0" w:rsidRDefault="002C43E0">
      <w:pPr>
        <w:spacing w:line="240" w:lineRule="auto"/>
        <w:contextualSpacing/>
      </w:pPr>
    </w:p>
    <w:p w14:paraId="74CEF61A" w14:textId="77777777" w:rsidR="002C43E0" w:rsidRDefault="006A0E1A">
      <w:pPr>
        <w:spacing w:line="240" w:lineRule="auto"/>
        <w:contextualSpacing/>
      </w:pPr>
      <w:r>
        <w:rPr>
          <w:noProof/>
          <w:lang w:bidi="ar-SA"/>
        </w:rPr>
        <w:lastRenderedPageBreak/>
        <w:drawing>
          <wp:inline distT="0" distB="0" distL="0" distR="0">
            <wp:extent cx="5323840" cy="3228975"/>
            <wp:effectExtent l="38100" t="38100" r="10160" b="9525"/>
            <wp:docPr id="55" name="Picture 55" descr="Screenshot (2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218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547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426E0" w14:textId="77777777" w:rsidR="002C43E0" w:rsidRDefault="006A0E1A">
      <w:pPr>
        <w:spacing w:after="160" w:line="259" w:lineRule="auto"/>
      </w:pPr>
      <w:del w:id="342" w:author="user" w:date="2018-05-29T18:16:00Z">
        <w:r>
          <w:br w:type="page"/>
        </w:r>
      </w:del>
    </w:p>
    <w:p w14:paraId="7A143AB6" w14:textId="77777777" w:rsidR="002C43E0" w:rsidRDefault="006A0E1A">
      <w:pPr>
        <w:spacing w:line="240" w:lineRule="auto"/>
        <w:ind w:left="720"/>
        <w:contextualSpacing/>
        <w:jc w:val="both"/>
      </w:pPr>
      <w:r>
        <w:lastRenderedPageBreak/>
        <w:t>* Once, all the fields have been fil</w:t>
      </w:r>
      <w:r>
        <w:t xml:space="preserve">led, accept the licensing terms and click on </w:t>
      </w:r>
      <w:r>
        <w:rPr>
          <w:b/>
        </w:rPr>
        <w:t>Purchase</w:t>
      </w:r>
    </w:p>
    <w:p w14:paraId="751D4210" w14:textId="77777777" w:rsidR="002C43E0" w:rsidRDefault="006A0E1A">
      <w:pPr>
        <w:spacing w:line="240" w:lineRule="auto"/>
        <w:ind w:left="720"/>
        <w:contextualSpacing/>
        <w:jc w:val="both"/>
      </w:pPr>
      <w:r>
        <w:t>* The deployment would take some time; you can have a cup of coffee till then</w:t>
      </w:r>
    </w:p>
    <w:p w14:paraId="7E7C5A04" w14:textId="77777777" w:rsidR="002C43E0" w:rsidRDefault="006A0E1A">
      <w:pPr>
        <w:spacing w:line="240" w:lineRule="auto"/>
        <w:ind w:left="720"/>
        <w:contextualSpacing/>
        <w:jc w:val="both"/>
      </w:pPr>
      <w:r>
        <w:t>* Once you get a notification of successful deployment of resources from Azure, please verify that the resource types mentio</w:t>
      </w:r>
      <w:r>
        <w:t>ned below have been created in the Azure portal:</w:t>
      </w:r>
    </w:p>
    <w:p w14:paraId="0396558D" w14:textId="77777777" w:rsidR="002C43E0" w:rsidRDefault="002C43E0">
      <w:pPr>
        <w:spacing w:line="240" w:lineRule="auto"/>
        <w:ind w:left="720"/>
        <w:contextualSpacing/>
      </w:pPr>
    </w:p>
    <w:p w14:paraId="395CACB5" w14:textId="77777777" w:rsidR="002C43E0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</w:pPr>
      <w:r>
        <w:t>App Services (app services for identity/fleet/trip/accelerator-portal).</w:t>
      </w:r>
    </w:p>
    <w:p w14:paraId="335A7538" w14:textId="77777777" w:rsidR="002C43E0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</w:pPr>
      <w:r>
        <w:t>Azure cosmos db account.</w:t>
      </w:r>
    </w:p>
    <w:p w14:paraId="304FBA8A" w14:textId="77777777" w:rsidR="002C43E0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</w:pPr>
      <w:r>
        <w:t>Redis cache</w:t>
      </w:r>
    </w:p>
    <w:p w14:paraId="7DB407C3" w14:textId="77777777" w:rsidR="002C43E0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</w:pPr>
      <w:r>
        <w:t>IoT Hub</w:t>
      </w:r>
    </w:p>
    <w:p w14:paraId="7E9AB68D" w14:textId="77777777" w:rsidR="002C43E0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</w:pPr>
      <w:r>
        <w:t>SQL server</w:t>
      </w:r>
    </w:p>
    <w:p w14:paraId="105A4306" w14:textId="77777777" w:rsidR="002C43E0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</w:pPr>
      <w:r>
        <w:t>SQL database</w:t>
      </w:r>
    </w:p>
    <w:p w14:paraId="71CA0422" w14:textId="77777777" w:rsidR="002C43E0" w:rsidRDefault="002C43E0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</w:pPr>
    </w:p>
    <w:p w14:paraId="6E0D8D13" w14:textId="77777777" w:rsidR="002C43E0" w:rsidRDefault="006A0E1A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</w:pPr>
      <w:r>
        <w:t>- Names of the resources will be those that you have provided in</w:t>
      </w:r>
      <w:r>
        <w:t xml:space="preserve"> the form</w:t>
      </w:r>
      <w:r>
        <w:br/>
      </w:r>
      <w:r>
        <w:tab/>
        <w:t xml:space="preserve"> </w:t>
      </w:r>
    </w:p>
    <w:p w14:paraId="18EA1481" w14:textId="77777777" w:rsidR="002C43E0" w:rsidRDefault="006A0E1A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</w:pPr>
      <w:r>
        <w:t xml:space="preserve">- Now you can proceed with the further </w:t>
      </w:r>
      <w:r>
        <w:rPr>
          <w:lang w:val="en-IN"/>
        </w:rPr>
        <w:t xml:space="preserve">deployment </w:t>
      </w:r>
      <w:r>
        <w:t>steps.</w:t>
      </w:r>
    </w:p>
    <w:p w14:paraId="6721636A" w14:textId="77777777" w:rsidR="002C43E0" w:rsidRDefault="002C43E0">
      <w:pPr>
        <w:spacing w:line="240" w:lineRule="auto"/>
        <w:ind w:left="720"/>
        <w:contextualSpacing/>
      </w:pPr>
    </w:p>
    <w:p w14:paraId="06EFCF73" w14:textId="77777777" w:rsidR="002C43E0" w:rsidRDefault="006A0E1A">
      <w:pPr>
        <w:spacing w:after="160" w:line="259" w:lineRule="auto"/>
        <w:rPr>
          <w:ins w:id="343" w:author="user" w:date="2018-05-29T18:17:00Z"/>
          <w:rFonts w:eastAsiaTheme="majorEastAsia" w:cstheme="majorBidi"/>
          <w:bCs/>
          <w:color w:val="365F91" w:themeColor="accent1" w:themeShade="BF"/>
          <w:sz w:val="28"/>
          <w:szCs w:val="28"/>
          <w:lang w:val="en-IN"/>
        </w:rPr>
      </w:pPr>
      <w:bookmarkStart w:id="344" w:name="_Toc515361288"/>
      <w:ins w:id="345" w:author="user" w:date="2018-05-29T18:17:00Z">
        <w:r>
          <w:rPr>
            <w:b/>
            <w:lang w:val="en-IN"/>
          </w:rPr>
          <w:br w:type="page"/>
        </w:r>
      </w:ins>
    </w:p>
    <w:p w14:paraId="38F61E82" w14:textId="77777777" w:rsidR="002C43E0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bookmarkStart w:id="346" w:name="_Toc515383331"/>
      <w:r>
        <w:rPr>
          <w:rFonts w:asciiTheme="minorHAnsi" w:hAnsiTheme="minorHAnsi"/>
          <w:b w:val="0"/>
          <w:lang w:val="en-IN"/>
        </w:rPr>
        <w:lastRenderedPageBreak/>
        <w:t>Deployment of Backend Services on Azure:</w:t>
      </w:r>
      <w:bookmarkEnd w:id="344"/>
      <w:bookmarkEnd w:id="346"/>
      <w:r>
        <w:rPr>
          <w:rFonts w:asciiTheme="minorHAnsi" w:hAnsiTheme="minorHAnsi"/>
          <w:b w:val="0"/>
          <w:lang w:val="en-IN"/>
        </w:rPr>
        <w:t xml:space="preserve"> </w:t>
      </w:r>
    </w:p>
    <w:p w14:paraId="54FD2FC0" w14:textId="77777777" w:rsidR="002C43E0" w:rsidRDefault="002C43E0">
      <w:pPr>
        <w:tabs>
          <w:tab w:val="left" w:pos="2140"/>
        </w:tabs>
        <w:spacing w:line="253" w:lineRule="auto"/>
        <w:ind w:right="1140"/>
        <w:jc w:val="both"/>
      </w:pPr>
    </w:p>
    <w:p w14:paraId="101DC061" w14:textId="77777777" w:rsidR="002C43E0" w:rsidRDefault="006A0E1A">
      <w:pPr>
        <w:tabs>
          <w:tab w:val="left" w:pos="2140"/>
        </w:tabs>
        <w:spacing w:line="253" w:lineRule="auto"/>
        <w:ind w:right="1140"/>
        <w:jc w:val="both"/>
        <w:rPr>
          <w:lang w:val="en-IN"/>
        </w:rPr>
      </w:pPr>
      <w:r>
        <w:t xml:space="preserve">The following steps will enable user in deploying the </w:t>
      </w:r>
      <w:r>
        <w:rPr>
          <w:lang w:val="en-IN"/>
        </w:rPr>
        <w:t xml:space="preserve">Web App </w:t>
      </w:r>
    </w:p>
    <w:p w14:paraId="606A04BB" w14:textId="77777777" w:rsidR="002C43E0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347" w:name="_Toc515383332"/>
      <w:r>
        <w:rPr>
          <w:rFonts w:asciiTheme="minorHAnsi" w:hAnsiTheme="minorHAnsi" w:cstheme="minorHAnsi"/>
          <w:b w:val="0"/>
        </w:rPr>
        <w:t>Pre-requisites:</w:t>
      </w:r>
      <w:bookmarkEnd w:id="347"/>
    </w:p>
    <w:p w14:paraId="5E445C50" w14:textId="77777777" w:rsidR="002C43E0" w:rsidRDefault="002C43E0">
      <w:pPr>
        <w:tabs>
          <w:tab w:val="left" w:pos="2140"/>
        </w:tabs>
        <w:spacing w:line="253" w:lineRule="auto"/>
        <w:ind w:right="1140"/>
        <w:jc w:val="both"/>
        <w:rPr>
          <w:lang w:val="en-IN"/>
        </w:rPr>
      </w:pPr>
    </w:p>
    <w:p w14:paraId="7F9655DB" w14:textId="77777777" w:rsidR="002C43E0" w:rsidRDefault="006A0E1A">
      <w:pPr>
        <w:tabs>
          <w:tab w:val="left" w:pos="2140"/>
        </w:tabs>
        <w:spacing w:line="253" w:lineRule="auto"/>
        <w:ind w:right="1140"/>
        <w:jc w:val="both"/>
        <w:rPr>
          <w:lang w:val="en-IN"/>
        </w:rPr>
      </w:pPr>
      <w:r>
        <w:rPr>
          <w:lang w:val="en-IN"/>
        </w:rPr>
        <w:t>Download the Fleet Management Project from github on your lo</w:t>
      </w:r>
      <w:r>
        <w:rPr>
          <w:lang w:val="en-IN"/>
        </w:rPr>
        <w:t>cal computer using below URLs:</w:t>
      </w:r>
    </w:p>
    <w:p w14:paraId="4568A8DF" w14:textId="77777777" w:rsidR="002C43E0" w:rsidRDefault="006A0E1A">
      <w:pPr>
        <w:pStyle w:val="ListParagraph"/>
        <w:numPr>
          <w:ilvl w:val="0"/>
          <w:numId w:val="20"/>
        </w:numPr>
        <w:tabs>
          <w:tab w:val="left" w:pos="2140"/>
        </w:tabs>
        <w:spacing w:line="253" w:lineRule="auto"/>
        <w:ind w:right="1140"/>
        <w:jc w:val="both"/>
        <w:rPr>
          <w:i/>
          <w:iCs/>
          <w:lang w:val="en-IN"/>
        </w:rPr>
      </w:pPr>
      <w:r>
        <w:rPr>
          <w:i/>
          <w:iCs/>
          <w:lang w:val="en-IN"/>
        </w:rPr>
        <w:t xml:space="preserve">Identity Service:     </w:t>
      </w:r>
      <w:hyperlink r:id="rId24" w:history="1">
        <w:r>
          <w:rPr>
            <w:rStyle w:val="Hyperlink"/>
            <w:i/>
            <w:iCs/>
            <w:u w:val="none"/>
            <w:lang w:val="en-IN"/>
          </w:rPr>
          <w:t>https://github.com/MobiliyaTechnologies/identityService.git</w:t>
        </w:r>
      </w:hyperlink>
    </w:p>
    <w:p w14:paraId="5B2345A8" w14:textId="77777777" w:rsidR="002C43E0" w:rsidRDefault="006A0E1A">
      <w:pPr>
        <w:pStyle w:val="ListParagraph"/>
        <w:numPr>
          <w:ilvl w:val="0"/>
          <w:numId w:val="20"/>
        </w:numPr>
        <w:tabs>
          <w:tab w:val="left" w:pos="2140"/>
        </w:tabs>
        <w:spacing w:line="253" w:lineRule="auto"/>
        <w:ind w:right="1140"/>
        <w:jc w:val="both"/>
        <w:rPr>
          <w:i/>
          <w:iCs/>
          <w:lang w:val="en-IN"/>
        </w:rPr>
      </w:pPr>
      <w:r>
        <w:rPr>
          <w:i/>
          <w:iCs/>
          <w:lang w:val="en-IN"/>
        </w:rPr>
        <w:t xml:space="preserve">Fleet Service:          </w:t>
      </w:r>
      <w:hyperlink r:id="rId25" w:history="1">
        <w:r>
          <w:rPr>
            <w:rStyle w:val="Hyperlink"/>
            <w:i/>
            <w:iCs/>
            <w:u w:val="none"/>
            <w:lang w:val="en-IN"/>
          </w:rPr>
          <w:t>https://github.com/MobiliyaTechnologies/FleetService.git</w:t>
        </w:r>
      </w:hyperlink>
    </w:p>
    <w:p w14:paraId="73342548" w14:textId="77777777" w:rsidR="002C43E0" w:rsidRDefault="006A0E1A">
      <w:pPr>
        <w:pStyle w:val="ListParagraph"/>
        <w:numPr>
          <w:ilvl w:val="0"/>
          <w:numId w:val="20"/>
        </w:numPr>
        <w:tabs>
          <w:tab w:val="left" w:pos="2140"/>
        </w:tabs>
        <w:spacing w:line="253" w:lineRule="auto"/>
        <w:ind w:right="1140"/>
        <w:jc w:val="both"/>
        <w:rPr>
          <w:i/>
          <w:iCs/>
          <w:lang w:val="en-IN"/>
        </w:rPr>
      </w:pPr>
      <w:r>
        <w:rPr>
          <w:i/>
          <w:iCs/>
          <w:lang w:val="en-IN"/>
        </w:rPr>
        <w:t xml:space="preserve">Trip Service:            </w:t>
      </w:r>
      <w:hyperlink r:id="rId26" w:history="1">
        <w:r>
          <w:rPr>
            <w:rStyle w:val="Hyperlink"/>
            <w:i/>
            <w:iCs/>
            <w:u w:val="none"/>
            <w:lang w:val="en-IN"/>
          </w:rPr>
          <w:t>https://github.com/MobiliyaTechnologies/TripS</w:t>
        </w:r>
        <w:r>
          <w:rPr>
            <w:rStyle w:val="Hyperlink"/>
            <w:i/>
            <w:iCs/>
            <w:u w:val="none"/>
            <w:lang w:val="en-IN"/>
          </w:rPr>
          <w:t>ervice.git</w:t>
        </w:r>
      </w:hyperlink>
    </w:p>
    <w:p w14:paraId="32872089" w14:textId="77777777" w:rsidR="002C43E0" w:rsidRDefault="002C43E0">
      <w:pPr>
        <w:spacing w:after="0" w:line="240" w:lineRule="auto"/>
        <w:rPr>
          <w:b/>
          <w:bCs/>
        </w:rPr>
      </w:pPr>
    </w:p>
    <w:p w14:paraId="04F7F879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48" w:name="_Toc515383333"/>
      <w:r>
        <w:rPr>
          <w:rFonts w:asciiTheme="minorHAnsi" w:hAnsiTheme="minorHAnsi" w:cstheme="minorHAnsi"/>
          <w:b w:val="0"/>
        </w:rPr>
        <w:t xml:space="preserve">Step 1: </w:t>
      </w:r>
      <w:ins w:id="349" w:author="user" w:date="2018-05-29T18:25:00Z">
        <w:r>
          <w:rPr>
            <w:rFonts w:asciiTheme="minorHAnsi" w:hAnsiTheme="minorHAnsi" w:cstheme="minorHAnsi"/>
            <w:b w:val="0"/>
          </w:rPr>
          <w:t>Select Deployment Option</w:t>
        </w:r>
      </w:ins>
      <w:bookmarkEnd w:id="348"/>
    </w:p>
    <w:p w14:paraId="3803DF1F" w14:textId="77777777" w:rsidR="002C43E0" w:rsidRDefault="002C43E0">
      <w:pPr>
        <w:spacing w:after="0" w:line="240" w:lineRule="auto"/>
        <w:rPr>
          <w:b/>
          <w:bCs/>
          <w:lang w:val="en-IN"/>
        </w:rPr>
      </w:pPr>
    </w:p>
    <w:p w14:paraId="079385B3" w14:textId="77777777" w:rsidR="002C43E0" w:rsidRDefault="006A0E1A">
      <w:pPr>
        <w:pStyle w:val="ListParagraph"/>
        <w:numPr>
          <w:ilvl w:val="0"/>
          <w:numId w:val="21"/>
        </w:numPr>
        <w:spacing w:after="0" w:line="240" w:lineRule="auto"/>
        <w:jc w:val="both"/>
      </w:pPr>
      <w:r>
        <w:t>Go to azure portal (</w:t>
      </w:r>
      <w:hyperlink r:id="rId27" w:history="1">
        <w:r>
          <w:rPr>
            <w:rStyle w:val="Hyperlink"/>
          </w:rPr>
          <w:t>https://portal.azure.com</w:t>
        </w:r>
      </w:hyperlink>
      <w:r>
        <w:t xml:space="preserve">). </w:t>
      </w:r>
    </w:p>
    <w:p w14:paraId="417CEAE9" w14:textId="77777777" w:rsidR="002C43E0" w:rsidRDefault="006A0E1A">
      <w:pPr>
        <w:pStyle w:val="ListParagraph"/>
        <w:numPr>
          <w:ilvl w:val="0"/>
          <w:numId w:val="21"/>
        </w:numPr>
        <w:spacing w:after="0" w:line="240" w:lineRule="auto"/>
        <w:jc w:val="both"/>
      </w:pPr>
      <w:r>
        <w:t xml:space="preserve">Once resources are created, click on </w:t>
      </w:r>
      <w:r>
        <w:rPr>
          <w:lang w:val="en-IN"/>
        </w:rPr>
        <w:t xml:space="preserve">any </w:t>
      </w:r>
      <w:r>
        <w:t xml:space="preserve">app service </w:t>
      </w:r>
      <w:r>
        <w:rPr>
          <w:lang w:val="en-IN"/>
        </w:rPr>
        <w:t>(Identity/Fleet/Trip)</w:t>
      </w:r>
    </w:p>
    <w:p w14:paraId="704CC009" w14:textId="77777777" w:rsidR="002C43E0" w:rsidRDefault="006A0E1A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lang w:val="en-IN"/>
        </w:rPr>
      </w:pPr>
      <w:r>
        <w:t xml:space="preserve">Select </w:t>
      </w:r>
      <w:r>
        <w:rPr>
          <w:b/>
        </w:rPr>
        <w:t>Deployment Options</w:t>
      </w:r>
      <w:r>
        <w:rPr>
          <w:lang w:val="en-IN"/>
        </w:rPr>
        <w:t>.</w:t>
      </w:r>
    </w:p>
    <w:p w14:paraId="4B701FD7" w14:textId="77777777" w:rsidR="002C43E0" w:rsidRDefault="006A0E1A">
      <w:pPr>
        <w:spacing w:line="240" w:lineRule="auto"/>
        <w:rPr>
          <w:b/>
          <w:bCs/>
          <w:lang w:val="en-IN"/>
        </w:rPr>
      </w:pPr>
      <w:r>
        <w:rPr>
          <w:b/>
          <w:bCs/>
          <w:noProof/>
          <w:lang w:bidi="ar-SA"/>
        </w:rPr>
        <w:drawing>
          <wp:inline distT="0" distB="0" distL="114300" distR="114300">
            <wp:extent cx="5720080" cy="3575050"/>
            <wp:effectExtent l="19050" t="19050" r="13970" b="25400"/>
            <wp:docPr id="13" name="Picture 13" descr="Screenshot (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20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25DA3" w14:textId="77777777" w:rsidR="002C43E0" w:rsidRDefault="002C43E0">
      <w:pPr>
        <w:spacing w:after="0" w:line="240" w:lineRule="auto"/>
        <w:rPr>
          <w:b/>
          <w:bCs/>
        </w:rPr>
      </w:pPr>
    </w:p>
    <w:p w14:paraId="4F4F0A95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50" w:name="_Toc515383334"/>
      <w:r>
        <w:rPr>
          <w:rFonts w:asciiTheme="minorHAnsi" w:hAnsiTheme="minorHAnsi" w:cstheme="minorHAnsi"/>
          <w:b w:val="0"/>
        </w:rPr>
        <w:t>Step 2</w:t>
      </w:r>
      <w:ins w:id="351" w:author="user" w:date="2018-05-29T18:25:00Z">
        <w:r>
          <w:rPr>
            <w:rFonts w:asciiTheme="minorHAnsi" w:hAnsiTheme="minorHAnsi" w:cstheme="minorHAnsi"/>
            <w:b w:val="0"/>
          </w:rPr>
          <w:t xml:space="preserve">: Set </w:t>
        </w:r>
        <w:r>
          <w:rPr>
            <w:rFonts w:asciiTheme="minorHAnsi" w:hAnsiTheme="minorHAnsi" w:cstheme="minorHAnsi"/>
            <w:b w:val="0"/>
          </w:rPr>
          <w:t>Deployment Source- Local Git</w:t>
        </w:r>
      </w:ins>
      <w:bookmarkEnd w:id="350"/>
    </w:p>
    <w:p w14:paraId="2655E433" w14:textId="77777777" w:rsidR="002C43E0" w:rsidRDefault="006A0E1A">
      <w:pPr>
        <w:pStyle w:val="ListParagraph"/>
        <w:numPr>
          <w:ilvl w:val="0"/>
          <w:numId w:val="22"/>
        </w:numPr>
        <w:spacing w:after="0" w:line="240" w:lineRule="auto"/>
        <w:ind w:left="709"/>
        <w:rPr>
          <w:lang w:val="en-IN" w:eastAsia="en-IN" w:bidi="ar-SA"/>
        </w:rPr>
      </w:pPr>
      <w:r>
        <w:t xml:space="preserve">Click on choose resource and select </w:t>
      </w:r>
      <w:r>
        <w:rPr>
          <w:b/>
        </w:rPr>
        <w:t>Local Git Repository</w:t>
      </w:r>
      <w:r>
        <w:t xml:space="preserve"> option as shown below:</w:t>
      </w:r>
    </w:p>
    <w:p w14:paraId="48204BD9" w14:textId="77777777" w:rsidR="002C43E0" w:rsidRDefault="002C43E0">
      <w:pPr>
        <w:pStyle w:val="ListParagraph"/>
        <w:spacing w:line="240" w:lineRule="auto"/>
        <w:ind w:left="0"/>
      </w:pPr>
    </w:p>
    <w:p w14:paraId="1A0A9D13" w14:textId="77777777" w:rsidR="002C43E0" w:rsidRDefault="006A0E1A">
      <w:pPr>
        <w:pStyle w:val="ListParagraph"/>
        <w:spacing w:line="240" w:lineRule="auto"/>
        <w:ind w:left="0"/>
        <w:rPr>
          <w:lang w:val="en-IN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720080" cy="3575050"/>
            <wp:effectExtent l="19050" t="19050" r="13970" b="25400"/>
            <wp:docPr id="17" name="Picture 17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2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8A231" w14:textId="77777777" w:rsidR="002C43E0" w:rsidRDefault="002C43E0">
      <w:pPr>
        <w:pStyle w:val="ListParagraph"/>
        <w:spacing w:line="240" w:lineRule="auto"/>
        <w:ind w:left="0"/>
        <w:rPr>
          <w:lang w:val="en-IN" w:eastAsia="en-IN" w:bidi="ar-SA"/>
        </w:rPr>
      </w:pPr>
    </w:p>
    <w:p w14:paraId="2BB305CC" w14:textId="77777777" w:rsidR="002C43E0" w:rsidRDefault="002C43E0">
      <w:pPr>
        <w:pStyle w:val="ListParagraph"/>
        <w:spacing w:line="240" w:lineRule="auto"/>
        <w:ind w:left="0"/>
        <w:rPr>
          <w:lang w:val="en-IN" w:eastAsia="en-IN" w:bidi="ar-SA"/>
        </w:rPr>
      </w:pPr>
    </w:p>
    <w:p w14:paraId="0DF22E57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52" w:name="_Toc515383335"/>
      <w:r>
        <w:rPr>
          <w:rFonts w:asciiTheme="minorHAnsi" w:hAnsiTheme="minorHAnsi" w:cstheme="minorHAnsi"/>
          <w:b w:val="0"/>
        </w:rPr>
        <w:t>Step 3</w:t>
      </w:r>
      <w:ins w:id="353" w:author="user" w:date="2018-05-29T18:26:00Z">
        <w:r>
          <w:rPr>
            <w:rFonts w:asciiTheme="minorHAnsi" w:hAnsiTheme="minorHAnsi" w:cstheme="minorHAnsi"/>
            <w:b w:val="0"/>
          </w:rPr>
          <w:t>: Set Deployment Credentials</w:t>
        </w:r>
      </w:ins>
      <w:bookmarkEnd w:id="352"/>
    </w:p>
    <w:p w14:paraId="1EE8812C" w14:textId="77777777" w:rsidR="002C43E0" w:rsidRDefault="006A0E1A">
      <w:pPr>
        <w:pStyle w:val="ListParagraph"/>
        <w:numPr>
          <w:ilvl w:val="0"/>
          <w:numId w:val="23"/>
        </w:numPr>
        <w:spacing w:line="240" w:lineRule="auto"/>
        <w:rPr>
          <w:lang w:val="en-IN"/>
        </w:rPr>
      </w:pPr>
      <w:r>
        <w:rPr>
          <w:b/>
          <w:lang w:val="en-IN"/>
          <w:rPrChange w:id="354" w:author="user" w:date="2018-05-29T19:00:00Z">
            <w:rPr>
              <w:lang w:val="en-IN"/>
            </w:rPr>
          </w:rPrChange>
        </w:rPr>
        <w:t>Set</w:t>
      </w:r>
      <w:r>
        <w:rPr>
          <w:lang w:val="en-IN"/>
        </w:rPr>
        <w:t xml:space="preserve"> </w:t>
      </w:r>
      <w:r>
        <w:rPr>
          <w:b/>
          <w:lang w:val="en-IN"/>
        </w:rPr>
        <w:t>Deployment Credentials</w:t>
      </w:r>
      <w:r>
        <w:rPr>
          <w:lang w:val="en-IN"/>
        </w:rPr>
        <w:t>.</w:t>
      </w:r>
    </w:p>
    <w:p w14:paraId="58B025FC" w14:textId="77777777" w:rsidR="002C43E0" w:rsidRDefault="002C43E0">
      <w:pPr>
        <w:pStyle w:val="ListParagraph"/>
        <w:spacing w:line="240" w:lineRule="auto"/>
        <w:ind w:left="0"/>
        <w:rPr>
          <w:lang w:val="en-IN"/>
        </w:rPr>
      </w:pPr>
    </w:p>
    <w:p w14:paraId="78AE2CCE" w14:textId="77777777" w:rsidR="002C43E0" w:rsidRDefault="006A0E1A">
      <w:pPr>
        <w:pStyle w:val="ListParagraph"/>
        <w:spacing w:line="240" w:lineRule="auto"/>
        <w:ind w:left="0"/>
        <w:rPr>
          <w:lang w:val="en-IN"/>
        </w:rPr>
      </w:pPr>
      <w:r>
        <w:rPr>
          <w:noProof/>
          <w:lang w:bidi="ar-SA"/>
        </w:rPr>
        <w:drawing>
          <wp:inline distT="0" distB="0" distL="114300" distR="114300">
            <wp:extent cx="5718810" cy="3194050"/>
            <wp:effectExtent l="19050" t="19050" r="15240" b="25400"/>
            <wp:docPr id="5" name="Picture 5" descr="Screenshot (2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9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194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9C921" w14:textId="77777777" w:rsidR="002C43E0" w:rsidRDefault="002C43E0">
      <w:pPr>
        <w:pStyle w:val="ListParagraph"/>
        <w:spacing w:line="240" w:lineRule="auto"/>
        <w:ind w:left="0"/>
        <w:rPr>
          <w:lang w:val="en-IN" w:eastAsia="en-IN" w:bidi="ar-SA"/>
        </w:rPr>
      </w:pPr>
    </w:p>
    <w:p w14:paraId="25A5DF37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55" w:name="_Toc515383336"/>
      <w:r>
        <w:rPr>
          <w:rFonts w:asciiTheme="minorHAnsi" w:hAnsiTheme="minorHAnsi" w:cstheme="minorHAnsi"/>
          <w:b w:val="0"/>
        </w:rPr>
        <w:t>Step 4</w:t>
      </w:r>
      <w:ins w:id="356" w:author="user" w:date="2018-05-29T18:27:00Z">
        <w:r>
          <w:rPr>
            <w:rFonts w:asciiTheme="minorHAnsi" w:hAnsiTheme="minorHAnsi" w:cstheme="minorHAnsi"/>
            <w:b w:val="0"/>
          </w:rPr>
          <w:t>: Copy Git Url</w:t>
        </w:r>
      </w:ins>
      <w:bookmarkEnd w:id="355"/>
    </w:p>
    <w:p w14:paraId="67710DDB" w14:textId="77777777" w:rsidR="002C43E0" w:rsidRDefault="006A0E1A">
      <w:pPr>
        <w:pStyle w:val="ListParagraph"/>
        <w:numPr>
          <w:ilvl w:val="0"/>
          <w:numId w:val="23"/>
        </w:numPr>
        <w:spacing w:after="0" w:line="240" w:lineRule="auto"/>
      </w:pPr>
      <w:r>
        <w:t>Copy the git URL link (as shown in the image below)</w:t>
      </w:r>
    </w:p>
    <w:p w14:paraId="772D7255" w14:textId="77777777" w:rsidR="002C43E0" w:rsidRDefault="006A0E1A">
      <w:pPr>
        <w:pStyle w:val="ListParagraph"/>
        <w:numPr>
          <w:ilvl w:val="0"/>
          <w:numId w:val="23"/>
        </w:numPr>
        <w:spacing w:after="0" w:line="240" w:lineRule="auto"/>
      </w:pPr>
      <w:r>
        <w:t xml:space="preserve">Clone it on your local computer using the credentials set in </w:t>
      </w:r>
      <w:r>
        <w:rPr>
          <w:b/>
        </w:rPr>
        <w:t>Step 3</w:t>
      </w:r>
      <w:r>
        <w:t xml:space="preserve">. </w:t>
      </w:r>
    </w:p>
    <w:p w14:paraId="258816AD" w14:textId="77777777" w:rsidR="002C43E0" w:rsidRDefault="006A0E1A">
      <w:pPr>
        <w:pStyle w:val="ListParagraph"/>
        <w:numPr>
          <w:ilvl w:val="1"/>
          <w:numId w:val="24"/>
        </w:numPr>
        <w:spacing w:line="240" w:lineRule="auto"/>
      </w:pPr>
      <w:r>
        <w:t xml:space="preserve">This will create empty git repos on your computer. </w:t>
      </w:r>
    </w:p>
    <w:p w14:paraId="70DA9E9F" w14:textId="77777777" w:rsidR="002C43E0" w:rsidRDefault="006A0E1A">
      <w:pPr>
        <w:spacing w:line="240" w:lineRule="auto"/>
        <w:rPr>
          <w:lang w:val="en-IN"/>
        </w:rPr>
      </w:pPr>
      <w:r>
        <w:rPr>
          <w:noProof/>
          <w:lang w:bidi="ar-SA"/>
        </w:rPr>
        <w:lastRenderedPageBreak/>
        <w:drawing>
          <wp:inline distT="0" distB="0" distL="114300" distR="114300">
            <wp:extent cx="5720080" cy="3575050"/>
            <wp:effectExtent l="19050" t="19050" r="13970" b="25400"/>
            <wp:docPr id="19" name="Picture 19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22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4274F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57" w:name="_Toc515383337"/>
      <w:r>
        <w:rPr>
          <w:rFonts w:asciiTheme="minorHAnsi" w:hAnsiTheme="minorHAnsi" w:cstheme="minorHAnsi"/>
          <w:b w:val="0"/>
        </w:rPr>
        <w:t>Step 5</w:t>
      </w:r>
      <w:ins w:id="358" w:author="user" w:date="2018-05-29T18:27:00Z">
        <w:r>
          <w:rPr>
            <w:rFonts w:asciiTheme="minorHAnsi" w:hAnsiTheme="minorHAnsi" w:cstheme="minorHAnsi"/>
            <w:b w:val="0"/>
          </w:rPr>
          <w:t xml:space="preserve">: Repeat </w:t>
        </w:r>
      </w:ins>
      <w:ins w:id="359" w:author="user" w:date="2018-05-29T18:28:00Z">
        <w:r>
          <w:rPr>
            <w:rFonts w:asciiTheme="minorHAnsi" w:hAnsiTheme="minorHAnsi" w:cstheme="minorHAnsi"/>
            <w:b w:val="0"/>
          </w:rPr>
          <w:t xml:space="preserve">Steps For </w:t>
        </w:r>
      </w:ins>
      <w:ins w:id="360" w:author="user" w:date="2018-05-29T18:27:00Z">
        <w:r>
          <w:rPr>
            <w:rFonts w:asciiTheme="minorHAnsi" w:hAnsiTheme="minorHAnsi" w:cstheme="minorHAnsi"/>
            <w:b w:val="0"/>
          </w:rPr>
          <w:t>Other Services</w:t>
        </w:r>
      </w:ins>
      <w:bookmarkEnd w:id="357"/>
    </w:p>
    <w:p w14:paraId="5064CAC1" w14:textId="77777777" w:rsidR="002C43E0" w:rsidRDefault="006A0E1A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Repeat step 1,2 and 4 for rest of the services (Identity/Trip). </w:t>
      </w:r>
    </w:p>
    <w:p w14:paraId="45C32BC6" w14:textId="77777777" w:rsidR="002C43E0" w:rsidRDefault="002C43E0">
      <w:pPr>
        <w:spacing w:after="0" w:line="240" w:lineRule="auto"/>
      </w:pPr>
    </w:p>
    <w:p w14:paraId="6B7326B7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61" w:name="_Toc515383338"/>
      <w:r>
        <w:rPr>
          <w:rFonts w:asciiTheme="minorHAnsi" w:hAnsiTheme="minorHAnsi" w:cstheme="minorHAnsi"/>
          <w:b w:val="0"/>
        </w:rPr>
        <w:t>Step 6</w:t>
      </w:r>
      <w:ins w:id="362" w:author="user" w:date="2018-05-29T18:28:00Z">
        <w:r>
          <w:rPr>
            <w:rFonts w:asciiTheme="minorHAnsi" w:hAnsiTheme="minorHAnsi" w:cstheme="minorHAnsi"/>
            <w:b w:val="0"/>
          </w:rPr>
          <w:t xml:space="preserve">: </w:t>
        </w:r>
      </w:ins>
      <w:ins w:id="363" w:author="user" w:date="2018-05-29T18:30:00Z">
        <w:r>
          <w:rPr>
            <w:rFonts w:asciiTheme="minorHAnsi" w:hAnsiTheme="minorHAnsi" w:cstheme="minorHAnsi"/>
            <w:b w:val="0"/>
          </w:rPr>
          <w:t>Deploy Actual Code</w:t>
        </w:r>
        <w:r>
          <w:rPr>
            <w:rFonts w:asciiTheme="minorHAnsi" w:hAnsiTheme="minorHAnsi" w:cstheme="minorHAnsi"/>
            <w:b w:val="0"/>
          </w:rPr>
          <w:t xml:space="preserve"> On Azure</w:t>
        </w:r>
      </w:ins>
      <w:bookmarkEnd w:id="361"/>
    </w:p>
    <w:p w14:paraId="3BA127E0" w14:textId="77777777" w:rsidR="002C43E0" w:rsidRDefault="006A0E1A">
      <w:pPr>
        <w:pStyle w:val="ListParagraph"/>
        <w:numPr>
          <w:ilvl w:val="0"/>
          <w:numId w:val="26"/>
        </w:numPr>
        <w:spacing w:line="240" w:lineRule="auto"/>
        <w:jc w:val="both"/>
      </w:pPr>
      <w:r>
        <w:t>Move the actual code cloned from GitHub to empty repositories created in above steps for all the services (Fleet/Identity/Trip).</w:t>
      </w:r>
    </w:p>
    <w:p w14:paraId="30839DB5" w14:textId="77777777" w:rsidR="002C43E0" w:rsidRDefault="006A0E1A">
      <w:pPr>
        <w:pStyle w:val="ListParagraph"/>
        <w:numPr>
          <w:ilvl w:val="0"/>
          <w:numId w:val="27"/>
        </w:numPr>
        <w:spacing w:line="240" w:lineRule="auto"/>
        <w:ind w:leftChars="200" w:left="800"/>
        <w:jc w:val="both"/>
      </w:pPr>
      <w:r>
        <w:rPr>
          <w:lang w:val="en-IN"/>
        </w:rPr>
        <w:t>On your computer, move the cloned project from section 5.1(IdentityService/ FleetService/ TripService) to empty Azure</w:t>
      </w:r>
      <w:r>
        <w:rPr>
          <w:lang w:val="en-IN"/>
        </w:rPr>
        <w:t xml:space="preserve"> git repositories created in step 1 to 5 above.</w:t>
      </w:r>
    </w:p>
    <w:p w14:paraId="444600B8" w14:textId="77777777" w:rsidR="002C43E0" w:rsidRDefault="006A0E1A">
      <w:pPr>
        <w:pStyle w:val="ListParagraph"/>
        <w:numPr>
          <w:ilvl w:val="0"/>
          <w:numId w:val="28"/>
        </w:numPr>
        <w:tabs>
          <w:tab w:val="left" w:pos="312"/>
        </w:tabs>
        <w:spacing w:line="240" w:lineRule="auto"/>
        <w:jc w:val="both"/>
        <w:rPr>
          <w:lang w:val="en-IN"/>
        </w:rPr>
      </w:pPr>
      <w:r>
        <w:rPr>
          <w:lang w:val="en-IN"/>
        </w:rPr>
        <w:t>Open Git Bash.</w:t>
      </w:r>
    </w:p>
    <w:p w14:paraId="4C967620" w14:textId="77777777" w:rsidR="002C43E0" w:rsidRDefault="006A0E1A">
      <w:pPr>
        <w:pStyle w:val="ListParagraph"/>
        <w:numPr>
          <w:ilvl w:val="0"/>
          <w:numId w:val="28"/>
        </w:numPr>
        <w:tabs>
          <w:tab w:val="left" w:pos="312"/>
        </w:tabs>
        <w:spacing w:line="240" w:lineRule="auto"/>
        <w:jc w:val="both"/>
        <w:rPr>
          <w:lang w:val="en-IN"/>
        </w:rPr>
      </w:pPr>
      <w:r>
        <w:rPr>
          <w:lang w:val="en-IN"/>
        </w:rPr>
        <w:t>Change the current working directory to Azure git repository.</w:t>
      </w:r>
    </w:p>
    <w:p w14:paraId="433E76F3" w14:textId="77777777" w:rsidR="002C43E0" w:rsidRDefault="006A0E1A">
      <w:pPr>
        <w:pStyle w:val="ListParagraph"/>
        <w:numPr>
          <w:ilvl w:val="0"/>
          <w:numId w:val="28"/>
        </w:numPr>
        <w:tabs>
          <w:tab w:val="left" w:pos="312"/>
        </w:tabs>
        <w:spacing w:line="240" w:lineRule="auto"/>
        <w:jc w:val="both"/>
        <w:rPr>
          <w:lang w:val="en-IN"/>
        </w:rPr>
      </w:pPr>
      <w:r>
        <w:rPr>
          <w:lang w:val="en-IN"/>
        </w:rPr>
        <w:t>Stage the file for commit to Azure git repository using below command.</w:t>
      </w:r>
    </w:p>
    <w:p w14:paraId="4E663380" w14:textId="77777777" w:rsidR="002C43E0" w:rsidRDefault="006A0E1A">
      <w:pPr>
        <w:pStyle w:val="ListParagraph"/>
        <w:spacing w:line="240" w:lineRule="auto"/>
        <w:ind w:leftChars="200" w:left="440"/>
        <w:rPr>
          <w:lang w:val="en-IN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704215"/>
                <wp:effectExtent l="4445" t="4445" r="5715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70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6053B" w14:textId="77777777" w:rsidR="002C43E0" w:rsidRDefault="006A0E1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status</w:t>
                            </w:r>
                          </w:p>
                          <w:p w14:paraId="5DF368CC" w14:textId="77777777" w:rsidR="002C43E0" w:rsidRDefault="006A0E1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add .</w:t>
                            </w:r>
                          </w:p>
                          <w:p w14:paraId="5E083512" w14:textId="77777777" w:rsidR="002C43E0" w:rsidRDefault="002C43E0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33.35pt;margin-top:1.85pt;height:55.45pt;width:369.7pt;z-index:251675648;mso-width-relative:page;mso-height-relative:page;" fillcolor="#FFFFFF [3201]" filled="t" stroked="t" coordsize="21600,21600" o:gfxdata="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8yuADdUAAAAIAQAADwAAAAAAAAABACAAAAAiAAAAZHJzL2Rvd25y&#10;ZXYueG1sUEsBAhQAFAAAAAgAh07iQB9XOjI6AgAAdgQAAA4AAAAAAAAAAQAgAAAAJAEAAGRycy9l&#10;Mm9Eb2MueG1sUEsFBgAAAAAGAAYAWQEAANA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status</w:t>
                      </w:r>
                    </w:p>
                    <w:p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add .</w:t>
                      </w:r>
                    </w:p>
                    <w:p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E8E102" w14:textId="77777777" w:rsidR="002C43E0" w:rsidRDefault="002C43E0">
      <w:pPr>
        <w:pStyle w:val="ListParagraph"/>
        <w:spacing w:line="240" w:lineRule="auto"/>
        <w:ind w:leftChars="200" w:left="440"/>
        <w:rPr>
          <w:lang w:val="en-IN"/>
        </w:rPr>
      </w:pPr>
    </w:p>
    <w:p w14:paraId="300CF207" w14:textId="77777777" w:rsidR="002C43E0" w:rsidRDefault="002C43E0">
      <w:pPr>
        <w:pStyle w:val="ListParagraph"/>
        <w:spacing w:line="240" w:lineRule="auto"/>
        <w:ind w:leftChars="200" w:left="440"/>
      </w:pPr>
    </w:p>
    <w:p w14:paraId="7BADCA62" w14:textId="77777777" w:rsidR="002C43E0" w:rsidRDefault="002C43E0">
      <w:pPr>
        <w:pStyle w:val="ListParagraph"/>
        <w:spacing w:line="240" w:lineRule="auto"/>
        <w:ind w:leftChars="200" w:left="440"/>
      </w:pPr>
    </w:p>
    <w:p w14:paraId="553A1B9E" w14:textId="77777777" w:rsidR="002C43E0" w:rsidRDefault="002C43E0">
      <w:pPr>
        <w:pStyle w:val="ListParagraph"/>
        <w:spacing w:line="240" w:lineRule="auto"/>
        <w:ind w:leftChars="200" w:left="440"/>
      </w:pPr>
    </w:p>
    <w:p w14:paraId="31426CB8" w14:textId="77777777" w:rsidR="002C43E0" w:rsidRDefault="006A0E1A">
      <w:pPr>
        <w:pStyle w:val="ListParagraph"/>
        <w:spacing w:line="240" w:lineRule="auto"/>
        <w:ind w:left="1800"/>
        <w:rPr>
          <w:lang w:val="en-IN"/>
        </w:rPr>
      </w:pPr>
      <w:r>
        <w:rPr>
          <w:lang w:val="en-IN"/>
        </w:rPr>
        <w:t xml:space="preserve">Commit the files to Azure </w:t>
      </w:r>
      <w:r>
        <w:rPr>
          <w:lang w:val="en-IN"/>
        </w:rPr>
        <w:t>git repository using the command given below:</w:t>
      </w:r>
    </w:p>
    <w:p w14:paraId="5C518D08" w14:textId="77777777" w:rsidR="002C43E0" w:rsidRDefault="006A0E1A">
      <w:pPr>
        <w:pStyle w:val="ListParagraph"/>
        <w:spacing w:line="240" w:lineRule="auto"/>
        <w:ind w:leftChars="200" w:left="440"/>
        <w:rPr>
          <w:lang w:val="en-IN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333375"/>
                <wp:effectExtent l="4445" t="4445" r="5715" b="50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BA432" w14:textId="77777777" w:rsidR="002C43E0" w:rsidRDefault="006A0E1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commit -m “Add existing files”.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33.35pt;margin-top:1.85pt;height:26.25pt;width:369.7pt;z-index:251694080;mso-width-relative:page;mso-height-relative:page;" fillcolor="#FFFFFF [3201]" filled="t" stroked="t" coordsize="21600,21600" o:gfxdata="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Lell0wAAAAcBAAAPAAAAAAAAAAEAIAAAACIAAABkcnMvZG93bnJl&#10;di54bWxQSwECFAAUAAAACACHTuJADPzenzsCAAB2BAAADgAAAAAAAAABACAAAAAiAQAAZHJzL2Uy&#10;b0RvYy54bWxQSwUGAAAAAAYABgBZAQAAz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commit -m “Add existing files”.</w:t>
                      </w:r>
                    </w:p>
                  </w:txbxContent>
                </v:textbox>
              </v:shape>
            </w:pict>
          </mc:Fallback>
        </mc:AlternateContent>
      </w:r>
    </w:p>
    <w:p w14:paraId="2166FF7D" w14:textId="77777777" w:rsidR="002C43E0" w:rsidRDefault="002C43E0">
      <w:pPr>
        <w:pStyle w:val="ListParagraph"/>
        <w:spacing w:line="240" w:lineRule="auto"/>
        <w:ind w:leftChars="200" w:left="440"/>
      </w:pPr>
    </w:p>
    <w:p w14:paraId="0764127D" w14:textId="77777777" w:rsidR="002C43E0" w:rsidRDefault="002C43E0">
      <w:pPr>
        <w:pStyle w:val="ListParagraph"/>
        <w:spacing w:line="240" w:lineRule="auto"/>
        <w:ind w:leftChars="200" w:left="440"/>
      </w:pPr>
    </w:p>
    <w:p w14:paraId="2526021B" w14:textId="77777777" w:rsidR="002C43E0" w:rsidRDefault="006A0E1A">
      <w:pPr>
        <w:pStyle w:val="ListParagraph"/>
        <w:spacing w:line="240" w:lineRule="auto"/>
        <w:ind w:left="1800"/>
        <w:rPr>
          <w:lang w:val="en-IN"/>
        </w:rPr>
      </w:pPr>
      <w:r>
        <w:rPr>
          <w:lang w:val="en-IN"/>
        </w:rPr>
        <w:t>Push the changes to Azure git repository using the command given below:</w:t>
      </w:r>
    </w:p>
    <w:p w14:paraId="3E2B7E3B" w14:textId="77777777" w:rsidR="002C43E0" w:rsidRDefault="006A0E1A">
      <w:pPr>
        <w:pStyle w:val="ListParagraph"/>
        <w:spacing w:line="240" w:lineRule="auto"/>
        <w:ind w:leftChars="200" w:left="440"/>
        <w:rPr>
          <w:lang w:val="en-IN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333375"/>
                <wp:effectExtent l="4445" t="4445" r="5715" b="508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F4F69" w14:textId="77777777" w:rsidR="002C43E0" w:rsidRDefault="006A0E1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push origin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33.35pt;margin-top:1.85pt;height:26.25pt;width:369.7pt;z-index:251730944;mso-width-relative:page;mso-height-relative:page;" fillcolor="#FFFFFF [3201]" filled="t" stroked="t" coordsize="21600,21600" o:gfxdata="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Mt6WXTAAAABwEAAA8AAAAAAAAAAQAgAAAAIgAAAGRycy9kb3ducmV2&#10;LnhtbFBLAQIUABQAAAAIAIdO4kA3i4pqOgIAAHYEAAAOAAAAAAAAAAEAIAAAACIBAABkcnMvZTJv&#10;RG9jLnhtbFBLBQYAAAAABgAGAFkBAADO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push origin master</w:t>
                      </w:r>
                    </w:p>
                  </w:txbxContent>
                </v:textbox>
              </v:shape>
            </w:pict>
          </mc:Fallback>
        </mc:AlternateContent>
      </w:r>
    </w:p>
    <w:p w14:paraId="3AB638A6" w14:textId="77777777" w:rsidR="002C43E0" w:rsidRDefault="002C43E0">
      <w:pPr>
        <w:pStyle w:val="ListParagraph"/>
        <w:spacing w:line="240" w:lineRule="auto"/>
        <w:ind w:leftChars="200" w:left="440"/>
        <w:rPr>
          <w:lang w:val="en-IN"/>
        </w:rPr>
      </w:pPr>
    </w:p>
    <w:p w14:paraId="7BA81969" w14:textId="77777777" w:rsidR="002C43E0" w:rsidRDefault="002C43E0">
      <w:pPr>
        <w:pStyle w:val="ListParagraph"/>
        <w:spacing w:line="240" w:lineRule="auto"/>
        <w:ind w:leftChars="200" w:left="440"/>
      </w:pPr>
    </w:p>
    <w:p w14:paraId="7AE3BA91" w14:textId="77777777" w:rsidR="002C43E0" w:rsidRDefault="006A0E1A">
      <w:pPr>
        <w:pStyle w:val="ListParagraph"/>
        <w:numPr>
          <w:ilvl w:val="0"/>
          <w:numId w:val="25"/>
        </w:numPr>
        <w:spacing w:line="240" w:lineRule="auto"/>
      </w:pPr>
      <w:r>
        <w:t>The application would be deployed.</w:t>
      </w:r>
    </w:p>
    <w:p w14:paraId="0D793C66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64" w:name="_Toc515383339"/>
      <w:r>
        <w:rPr>
          <w:rFonts w:asciiTheme="minorHAnsi" w:hAnsiTheme="minorHAnsi" w:cstheme="minorHAnsi"/>
          <w:b w:val="0"/>
        </w:rPr>
        <w:t>Step 7</w:t>
      </w:r>
      <w:ins w:id="365" w:author="user" w:date="2018-05-29T18:29:00Z">
        <w:r>
          <w:rPr>
            <w:rFonts w:asciiTheme="minorHAnsi" w:hAnsiTheme="minorHAnsi" w:cstheme="minorHAnsi"/>
            <w:b w:val="0"/>
          </w:rPr>
          <w:t xml:space="preserve">: </w:t>
        </w:r>
      </w:ins>
      <w:ins w:id="366" w:author="user" w:date="2018-05-29T18:30:00Z">
        <w:r>
          <w:rPr>
            <w:rFonts w:asciiTheme="minorHAnsi" w:hAnsiTheme="minorHAnsi" w:cstheme="minorHAnsi"/>
            <w:b w:val="0"/>
          </w:rPr>
          <w:t xml:space="preserve">Restart </w:t>
        </w:r>
      </w:ins>
      <w:ins w:id="367" w:author="user" w:date="2018-05-29T18:31:00Z">
        <w:r>
          <w:rPr>
            <w:rFonts w:asciiTheme="minorHAnsi" w:hAnsiTheme="minorHAnsi" w:cstheme="minorHAnsi"/>
            <w:b w:val="0"/>
          </w:rPr>
          <w:t>Application</w:t>
        </w:r>
      </w:ins>
      <w:bookmarkEnd w:id="364"/>
    </w:p>
    <w:p w14:paraId="7F0EC1EF" w14:textId="77777777" w:rsidR="002C43E0" w:rsidRDefault="006A0E1A">
      <w:pPr>
        <w:pStyle w:val="ListParagraph"/>
        <w:numPr>
          <w:ilvl w:val="0"/>
          <w:numId w:val="25"/>
        </w:numPr>
        <w:spacing w:line="240" w:lineRule="auto"/>
      </w:pPr>
      <w:r>
        <w:t>On Azure portal, Restart your application.</w:t>
      </w:r>
    </w:p>
    <w:p w14:paraId="7432E675" w14:textId="77777777" w:rsidR="002C43E0" w:rsidRDefault="002C43E0">
      <w:pPr>
        <w:pStyle w:val="ListParagraph"/>
        <w:spacing w:line="240" w:lineRule="auto"/>
        <w:ind w:leftChars="200" w:left="440"/>
        <w:rPr>
          <w:lang w:val="en-IN"/>
        </w:rPr>
      </w:pPr>
    </w:p>
    <w:p w14:paraId="5FC0016D" w14:textId="77777777" w:rsidR="002C43E0" w:rsidRDefault="006A0E1A">
      <w:pPr>
        <w:pStyle w:val="ListParagraph"/>
        <w:spacing w:line="240" w:lineRule="auto"/>
        <w:ind w:leftChars="200" w:left="440"/>
        <w:rPr>
          <w:lang w:val="en-IN"/>
        </w:rPr>
      </w:pPr>
      <w:r>
        <w:rPr>
          <w:noProof/>
          <w:lang w:bidi="ar-SA"/>
        </w:rPr>
        <w:drawing>
          <wp:inline distT="0" distB="0" distL="114300" distR="114300">
            <wp:extent cx="5310505" cy="3416300"/>
            <wp:effectExtent l="19050" t="19050" r="23495" b="12700"/>
            <wp:docPr id="6" name="Picture 6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3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416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3943A" w14:textId="77777777" w:rsidR="002C43E0" w:rsidRDefault="002C43E0">
      <w:pPr>
        <w:pStyle w:val="ListParagraph"/>
        <w:spacing w:line="240" w:lineRule="auto"/>
        <w:ind w:leftChars="200" w:left="440"/>
      </w:pPr>
    </w:p>
    <w:p w14:paraId="785A68E8" w14:textId="77777777" w:rsidR="002C43E0" w:rsidRDefault="006A0E1A">
      <w:pPr>
        <w:spacing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* Now every time </w:t>
      </w:r>
      <w:r>
        <w:rPr>
          <w:i/>
          <w:sz w:val="20"/>
          <w:szCs w:val="20"/>
          <w:lang w:val="en-IN"/>
        </w:rPr>
        <w:t xml:space="preserve">you </w:t>
      </w:r>
      <w:r>
        <w:rPr>
          <w:i/>
          <w:sz w:val="20"/>
          <w:szCs w:val="20"/>
        </w:rPr>
        <w:t>push</w:t>
      </w:r>
      <w:r>
        <w:rPr>
          <w:i/>
          <w:sz w:val="20"/>
          <w:szCs w:val="20"/>
          <w:lang w:val="en-IN"/>
        </w:rPr>
        <w:t xml:space="preserve"> code </w:t>
      </w:r>
      <w:r>
        <w:rPr>
          <w:i/>
          <w:sz w:val="20"/>
          <w:szCs w:val="20"/>
        </w:rPr>
        <w:t xml:space="preserve">to </w:t>
      </w:r>
      <w:r>
        <w:rPr>
          <w:i/>
          <w:sz w:val="20"/>
          <w:szCs w:val="20"/>
          <w:lang w:val="en-IN"/>
        </w:rPr>
        <w:t xml:space="preserve">azure </w:t>
      </w:r>
      <w:r>
        <w:rPr>
          <w:i/>
          <w:sz w:val="20"/>
          <w:szCs w:val="20"/>
        </w:rPr>
        <w:t>repo, site will be automatically deployed.</w:t>
      </w:r>
    </w:p>
    <w:p w14:paraId="3F778571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68" w:name="_Toc515383340"/>
      <w:r>
        <w:rPr>
          <w:rFonts w:asciiTheme="minorHAnsi" w:hAnsiTheme="minorHAnsi" w:cstheme="minorHAnsi"/>
          <w:b w:val="0"/>
        </w:rPr>
        <w:t>Step 8</w:t>
      </w:r>
      <w:ins w:id="369" w:author="user" w:date="2018-05-29T18:31:00Z">
        <w:r>
          <w:rPr>
            <w:rFonts w:asciiTheme="minorHAnsi" w:hAnsiTheme="minorHAnsi" w:cstheme="minorHAnsi"/>
            <w:b w:val="0"/>
          </w:rPr>
          <w:t>: Verify Service is Working</w:t>
        </w:r>
      </w:ins>
      <w:bookmarkEnd w:id="368"/>
      <w:del w:id="370" w:author="user" w:date="2018-05-29T18:31:00Z">
        <w:r>
          <w:rPr>
            <w:rFonts w:asciiTheme="minorHAnsi" w:hAnsiTheme="minorHAnsi" w:cstheme="minorHAnsi"/>
            <w:b w:val="0"/>
          </w:rPr>
          <w:delText xml:space="preserve"> </w:delText>
        </w:r>
      </w:del>
    </w:p>
    <w:p w14:paraId="67470EF3" w14:textId="77777777" w:rsidR="002C43E0" w:rsidRDefault="006A0E1A">
      <w:pPr>
        <w:spacing w:after="160" w:line="259" w:lineRule="auto"/>
        <w:rPr>
          <w:lang w:val="en-IN"/>
        </w:rPr>
      </w:pPr>
      <w:r>
        <w:rPr>
          <w:lang w:val="en-IN"/>
        </w:rPr>
        <w:t xml:space="preserve">To test your application open </w:t>
      </w:r>
      <w:r>
        <w:rPr>
          <w:b/>
          <w:lang w:val="en-IN"/>
        </w:rPr>
        <w:t>URL</w:t>
      </w:r>
      <w:r>
        <w:rPr>
          <w:lang w:val="en-IN"/>
        </w:rPr>
        <w:t>. It will show a message indicating your service is up and</w:t>
      </w:r>
      <w:r>
        <w:rPr>
          <w:lang w:val="en-IN"/>
        </w:rPr>
        <w:t xml:space="preserve"> running.</w:t>
      </w:r>
    </w:p>
    <w:p w14:paraId="2C156462" w14:textId="77777777" w:rsidR="002C43E0" w:rsidRDefault="006A0E1A">
      <w:pPr>
        <w:spacing w:after="160" w:line="259" w:lineRule="auto"/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724525" cy="2514600"/>
            <wp:effectExtent l="19050" t="19050" r="28575" b="19050"/>
            <wp:docPr id="16" name="Picture 16" descr="C:\Users\user\Pictures\MSFleet\open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user\Pictures\MSFleet\openn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8D0DA" w14:textId="77777777" w:rsidR="002C43E0" w:rsidRDefault="002C43E0">
      <w:pPr>
        <w:spacing w:after="160" w:line="259" w:lineRule="auto"/>
        <w:rPr>
          <w:lang w:val="en-IN"/>
        </w:rPr>
      </w:pPr>
    </w:p>
    <w:p w14:paraId="0C311F74" w14:textId="77777777" w:rsidR="002C43E0" w:rsidRDefault="006A0E1A">
      <w:pPr>
        <w:spacing w:after="160" w:line="259" w:lineRule="auto"/>
        <w:rPr>
          <w:ins w:id="371" w:author="user" w:date="2018-05-29T18:17:00Z"/>
          <w:rFonts w:eastAsiaTheme="majorEastAsia" w:cstheme="majorBidi"/>
          <w:bCs/>
          <w:color w:val="365F91" w:themeColor="accent1" w:themeShade="BF"/>
          <w:sz w:val="28"/>
          <w:szCs w:val="28"/>
        </w:rPr>
      </w:pPr>
      <w:bookmarkStart w:id="372" w:name="_Toc515361289"/>
      <w:ins w:id="373" w:author="user" w:date="2018-05-29T18:17:00Z">
        <w:r>
          <w:rPr>
            <w:b/>
          </w:rPr>
          <w:br w:type="page"/>
        </w:r>
      </w:ins>
    </w:p>
    <w:p w14:paraId="539059F7" w14:textId="77777777" w:rsidR="002C43E0" w:rsidRDefault="006A0E1A">
      <w:pPr>
        <w:pStyle w:val="Heading1"/>
        <w:numPr>
          <w:ilvl w:val="0"/>
          <w:numId w:val="1"/>
        </w:numPr>
        <w:spacing w:before="0"/>
        <w:ind w:left="284"/>
        <w:rPr>
          <w:rFonts w:asciiTheme="minorHAnsi" w:hAnsiTheme="minorHAnsi"/>
          <w:b w:val="0"/>
        </w:rPr>
      </w:pPr>
      <w:bookmarkStart w:id="374" w:name="_Toc515383341"/>
      <w:r>
        <w:rPr>
          <w:rFonts w:asciiTheme="minorHAnsi" w:hAnsiTheme="minorHAnsi"/>
          <w:b w:val="0"/>
        </w:rPr>
        <w:lastRenderedPageBreak/>
        <w:t>Deployment of Web Portal on Azure</w:t>
      </w:r>
      <w:bookmarkEnd w:id="372"/>
      <w:bookmarkEnd w:id="374"/>
    </w:p>
    <w:p w14:paraId="63D834BE" w14:textId="77777777" w:rsidR="002C43E0" w:rsidRDefault="006A0E1A">
      <w:pPr>
        <w:pStyle w:val="Heading2"/>
        <w:numPr>
          <w:ilvl w:val="1"/>
          <w:numId w:val="1"/>
        </w:numPr>
        <w:ind w:left="851"/>
        <w:rPr>
          <w:rFonts w:asciiTheme="minorHAnsi" w:hAnsiTheme="minorHAnsi" w:cstheme="minorHAnsi"/>
          <w:b w:val="0"/>
        </w:rPr>
      </w:pPr>
      <w:bookmarkStart w:id="375" w:name="_Toc515361290"/>
      <w:bookmarkStart w:id="376" w:name="_Toc515383342"/>
      <w:r>
        <w:rPr>
          <w:rFonts w:asciiTheme="minorHAnsi" w:hAnsiTheme="minorHAnsi" w:cstheme="minorHAnsi"/>
          <w:b w:val="0"/>
        </w:rPr>
        <w:t>Setup and Configuration changes</w:t>
      </w:r>
      <w:bookmarkEnd w:id="375"/>
      <w:bookmarkEnd w:id="376"/>
    </w:p>
    <w:p w14:paraId="786C38F5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377" w:name="_Toc515383343"/>
      <w:r>
        <w:rPr>
          <w:rFonts w:asciiTheme="minorHAnsi" w:hAnsiTheme="minorHAnsi" w:cstheme="minorHAnsi"/>
          <w:b w:val="0"/>
          <w:sz w:val="24"/>
        </w:rPr>
        <w:t>Pre-requisites</w:t>
      </w:r>
      <w:bookmarkEnd w:id="377"/>
    </w:p>
    <w:p w14:paraId="6AD20A55" w14:textId="77777777" w:rsidR="002C43E0" w:rsidRDefault="006A0E1A">
      <w:pPr>
        <w:pStyle w:val="Default"/>
        <w:numPr>
          <w:ilvl w:val="1"/>
          <w:numId w:val="25"/>
        </w:numP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 xml:space="preserve">You need to have Git and </w:t>
      </w:r>
      <w:hyperlink r:id="rId34" w:history="1">
        <w:r>
          <w:rPr>
            <w:rFonts w:asciiTheme="minorHAnsi" w:hAnsiTheme="minorHAnsi" w:cstheme="minorBidi"/>
            <w:color w:val="auto"/>
            <w:sz w:val="22"/>
            <w:szCs w:val="22"/>
            <w:lang w:val="en-US" w:bidi="en-US"/>
          </w:rPr>
          <w:t>Node.js</w:t>
        </w:r>
      </w:hyperlink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 xml:space="preserve"> installed. </w:t>
      </w:r>
    </w:p>
    <w:p w14:paraId="16E35E7C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378" w:name="_Toc515383344"/>
      <w:r>
        <w:rPr>
          <w:rFonts w:asciiTheme="minorHAnsi" w:hAnsiTheme="minorHAnsi" w:cstheme="minorHAnsi"/>
          <w:b w:val="0"/>
          <w:sz w:val="24"/>
        </w:rPr>
        <w:t>Clone the repository</w:t>
      </w:r>
      <w:bookmarkEnd w:id="378"/>
    </w:p>
    <w:p w14:paraId="2BAC7B69" w14:textId="77777777" w:rsidR="002C43E0" w:rsidRDefault="006A0E1A">
      <w:pPr>
        <w:pStyle w:val="Default"/>
        <w:numPr>
          <w:ilvl w:val="1"/>
          <w:numId w:val="25"/>
        </w:numP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>You have to clone the repository “MobiliyaFleetWebPortal”.</w:t>
      </w:r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 xml:space="preserve">  (</w:t>
      </w:r>
      <w:hyperlink r:id="rId35" w:history="1">
        <w:r>
          <w:rPr>
            <w:rFonts w:asciiTheme="minorHAnsi" w:hAnsiTheme="minorHAnsi" w:cstheme="minorBidi"/>
            <w:color w:val="auto"/>
            <w:sz w:val="22"/>
            <w:szCs w:val="22"/>
            <w:lang w:val="en-US" w:bidi="en-US"/>
          </w:rPr>
          <w:t>https://github.com/MobiliyaTechnologies/MobiliyaFleetWebPortal.git</w:t>
        </w:r>
      </w:hyperlink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>)</w:t>
      </w:r>
    </w:p>
    <w:p w14:paraId="1307461C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379" w:name="_Toc515383345"/>
      <w:r>
        <w:rPr>
          <w:rFonts w:asciiTheme="minorHAnsi" w:hAnsiTheme="minorHAnsi" w:cstheme="minorHAnsi"/>
          <w:b w:val="0"/>
          <w:sz w:val="24"/>
        </w:rPr>
        <w:t>Environment/config changes</w:t>
      </w:r>
      <w:bookmarkEnd w:id="379"/>
    </w:p>
    <w:p w14:paraId="19196748" w14:textId="77777777" w:rsidR="002C43E0" w:rsidRDefault="006A0E1A">
      <w:pPr>
        <w:pStyle w:val="Default"/>
        <w:numPr>
          <w:ilvl w:val="1"/>
          <w:numId w:val="25"/>
        </w:numP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>This step assumes that you have deployed backend services and that they are</w:t>
      </w:r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 xml:space="preserve"> up and running. </w:t>
      </w:r>
    </w:p>
    <w:p w14:paraId="7E9BF717" w14:textId="77777777" w:rsidR="002C43E0" w:rsidRDefault="002C43E0">
      <w:pPr>
        <w:ind w:left="360"/>
        <w:jc w:val="both"/>
      </w:pPr>
    </w:p>
    <w:p w14:paraId="40632790" w14:textId="77777777" w:rsidR="002C43E0" w:rsidRDefault="006A0E1A">
      <w:pPr>
        <w:ind w:left="360"/>
        <w:jc w:val="both"/>
      </w:pPr>
      <w:r>
        <w:t xml:space="preserve">You need to change configuration URLs in ‘environment.ts’ file (located at /src /environments / environment.ts), change SERVICE_URL values. </w:t>
      </w:r>
    </w:p>
    <w:p w14:paraId="36F1A30B" w14:textId="77777777" w:rsidR="002C43E0" w:rsidRDefault="006A0E1A">
      <w:pPr>
        <w:ind w:left="360"/>
        <w:rPr>
          <w:bCs/>
          <w:i/>
          <w:iCs/>
        </w:rPr>
      </w:pPr>
      <w:r>
        <w:rPr>
          <w:bCs/>
          <w:i/>
          <w:iCs/>
        </w:rPr>
        <w:t xml:space="preserve">Note: You can find service URL on azure portal-&gt;app service overview (the image given below is </w:t>
      </w:r>
      <w:r>
        <w:rPr>
          <w:bCs/>
          <w:i/>
          <w:iCs/>
        </w:rPr>
        <w:t>for fleet service)</w:t>
      </w:r>
    </w:p>
    <w:p w14:paraId="6F08ADC4" w14:textId="77777777" w:rsidR="002C43E0" w:rsidRDefault="006A0E1A">
      <w:pPr>
        <w:ind w:left="360"/>
      </w:pPr>
      <w:r>
        <w:rPr>
          <w:bCs/>
          <w:i/>
          <w:iCs/>
          <w:noProof/>
          <w:lang w:bidi="ar-SA"/>
        </w:rPr>
        <w:drawing>
          <wp:inline distT="0" distB="0" distL="0" distR="0">
            <wp:extent cx="5724525" cy="2514600"/>
            <wp:effectExtent l="19050" t="19050" r="28575" b="19050"/>
            <wp:docPr id="21" name="Picture 21" descr="C:\Users\user\Pictures\MSFleet\open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user\Pictures\MSFleet\openn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F3110" w14:textId="77777777" w:rsidR="002C43E0" w:rsidRDefault="006A0E1A">
      <w:pPr>
        <w:pStyle w:val="ListParagraph"/>
        <w:numPr>
          <w:ilvl w:val="0"/>
          <w:numId w:val="25"/>
        </w:numPr>
        <w:ind w:left="1560"/>
      </w:pPr>
      <w:r>
        <w:t>USER (line no 5): set identity service URL</w:t>
      </w:r>
    </w:p>
    <w:p w14:paraId="6B0A0C33" w14:textId="77777777" w:rsidR="002C43E0" w:rsidRDefault="006A0E1A">
      <w:pPr>
        <w:pStyle w:val="ListParagraph"/>
        <w:numPr>
          <w:ilvl w:val="0"/>
          <w:numId w:val="25"/>
        </w:numPr>
        <w:ind w:left="1560"/>
      </w:pPr>
      <w:r>
        <w:t>FLEET (line no 6): set fleet service URL</w:t>
      </w:r>
    </w:p>
    <w:p w14:paraId="7B82F51D" w14:textId="77777777" w:rsidR="002C43E0" w:rsidRDefault="006A0E1A">
      <w:pPr>
        <w:pStyle w:val="ListParagraph"/>
        <w:numPr>
          <w:ilvl w:val="0"/>
          <w:numId w:val="25"/>
        </w:numPr>
        <w:ind w:left="1560"/>
      </w:pPr>
      <w:r>
        <w:t xml:space="preserve">TRIP (line no 7): set trip service URL  </w:t>
      </w:r>
    </w:p>
    <w:p w14:paraId="6A024BA6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380" w:name="_Toc515383346"/>
      <w:r>
        <w:rPr>
          <w:rFonts w:asciiTheme="minorHAnsi" w:hAnsiTheme="minorHAnsi" w:cstheme="minorHAnsi"/>
          <w:b w:val="0"/>
          <w:sz w:val="24"/>
        </w:rPr>
        <w:t>Build and Run</w:t>
      </w:r>
      <w:bookmarkEnd w:id="380"/>
      <w:r>
        <w:rPr>
          <w:rFonts w:asciiTheme="minorHAnsi" w:hAnsiTheme="minorHAnsi" w:cstheme="minorHAnsi"/>
          <w:b w:val="0"/>
          <w:sz w:val="24"/>
        </w:rPr>
        <w:t xml:space="preserve">  </w:t>
      </w:r>
    </w:p>
    <w:p w14:paraId="751D11B8" w14:textId="77777777" w:rsidR="002C43E0" w:rsidRDefault="006A0E1A">
      <w:pPr>
        <w:ind w:left="360"/>
        <w:jc w:val="both"/>
      </w:pPr>
      <w:r>
        <w:rPr>
          <w:bCs/>
          <w:iCs/>
        </w:rPr>
        <w:t>To run your application open terminal/git bash in a folder you have cloned in step 2.</w:t>
      </w:r>
      <w:r>
        <w:rPr>
          <w:b/>
          <w:bCs/>
          <w:i/>
          <w:iCs/>
        </w:rPr>
        <w:br/>
      </w:r>
      <w:r>
        <w:t xml:space="preserve"> i. Install the npm packages described in package.json using the command given below:</w:t>
      </w:r>
      <w:r>
        <w:br/>
        <w:t xml:space="preserve">     </w:t>
      </w:r>
      <w:r>
        <w:rPr>
          <w:i/>
          <w:iCs/>
        </w:rPr>
        <w:t>npm  install</w:t>
      </w:r>
      <w:r>
        <w:rPr>
          <w:i/>
          <w:iCs/>
        </w:rPr>
        <w:br/>
      </w:r>
      <w:r>
        <w:t>ii.  You can run the application using the command given below:</w:t>
      </w:r>
      <w:r>
        <w:br/>
        <w:t xml:space="preserve">     npm run </w:t>
      </w:r>
      <w:r>
        <w:rPr>
          <w:i/>
          <w:iCs/>
        </w:rPr>
        <w:t>ng serve</w:t>
      </w:r>
      <w:r>
        <w:rPr>
          <w:i/>
          <w:iCs/>
        </w:rPr>
        <w:br/>
      </w:r>
      <w:r>
        <w:t>Application default runs on 4200 port. Open</w:t>
      </w:r>
      <w:r>
        <w:rPr>
          <w:i/>
          <w:iCs/>
        </w:rPr>
        <w:t xml:space="preserve"> </w:t>
      </w:r>
      <w:hyperlink r:id="rId36" w:history="1">
        <w:r>
          <w:rPr>
            <w:rStyle w:val="Hyperlink"/>
            <w:i/>
            <w:iCs/>
          </w:rPr>
          <w:t>http://localhost:4200</w:t>
        </w:r>
      </w:hyperlink>
      <w:r>
        <w:rPr>
          <w:i/>
          <w:iCs/>
        </w:rPr>
        <w:t xml:space="preserve"> </w:t>
      </w:r>
      <w:r>
        <w:t>in browser.</w:t>
      </w:r>
    </w:p>
    <w:p w14:paraId="773DA7B1" w14:textId="77777777" w:rsidR="002C43E0" w:rsidRDefault="006A0E1A">
      <w:pPr>
        <w:ind w:left="360"/>
      </w:pPr>
      <w:r>
        <w:lastRenderedPageBreak/>
        <w:t>iii. Once the application is tested locally, you are ready to deploy your application.</w:t>
      </w:r>
    </w:p>
    <w:p w14:paraId="13572837" w14:textId="77777777" w:rsidR="002C43E0" w:rsidRDefault="006A0E1A">
      <w:pPr>
        <w:ind w:leftChars="163" w:left="689" w:hangingChars="150" w:hanging="330"/>
        <w:rPr>
          <w:i/>
          <w:iCs/>
        </w:rPr>
      </w:pPr>
      <w:r>
        <w:t>iv. Build the application using the command given below (Generates dist folder)</w:t>
      </w:r>
      <w:r>
        <w:br/>
      </w:r>
      <w:r>
        <w:rPr>
          <w:i/>
          <w:iCs/>
        </w:rPr>
        <w:t>npm run ng  build</w:t>
      </w:r>
    </w:p>
    <w:p w14:paraId="11AE83A6" w14:textId="77777777" w:rsidR="002C43E0" w:rsidRPr="002C43E0" w:rsidRDefault="006A0E1A" w:rsidP="002C43E0">
      <w:pPr>
        <w:pStyle w:val="Heading2"/>
        <w:numPr>
          <w:ilvl w:val="2"/>
          <w:numId w:val="1"/>
        </w:numPr>
        <w:ind w:left="1078"/>
        <w:rPr>
          <w:rFonts w:cstheme="minorHAnsi"/>
          <w:sz w:val="24"/>
          <w:rPrChange w:id="381" w:author="user" w:date="2018-05-29T18:00:00Z">
            <w:rPr/>
          </w:rPrChange>
        </w:rPr>
        <w:pPrChange w:id="382" w:author="user" w:date="2018-05-29T18:00:00Z">
          <w:pPr>
            <w:pStyle w:val="ListParagraph"/>
            <w:numPr>
              <w:ilvl w:val="2"/>
              <w:numId w:val="19"/>
            </w:numPr>
            <w:ind w:left="1078" w:hanging="720"/>
          </w:pPr>
        </w:pPrChange>
      </w:pPr>
      <w:bookmarkStart w:id="383" w:name="_Toc515383347"/>
      <w:r>
        <w:rPr>
          <w:rFonts w:cstheme="minorHAnsi"/>
          <w:sz w:val="24"/>
          <w:rPrChange w:id="384" w:author="user" w:date="2018-05-29T18:01:00Z">
            <w:rPr>
              <w:rStyle w:val="Heading2Char"/>
              <w:rFonts w:asciiTheme="minorHAnsi" w:hAnsiTheme="minorHAnsi"/>
              <w:b w:val="0"/>
            </w:rPr>
          </w:rPrChange>
        </w:rPr>
        <w:t>Deploy</w:t>
      </w:r>
      <w:r>
        <w:rPr>
          <w:rFonts w:cstheme="minorHAnsi"/>
          <w:sz w:val="24"/>
          <w:rPrChange w:id="385" w:author="user" w:date="2018-05-29T18:00:00Z">
            <w:rPr>
              <w:rStyle w:val="Heading2Char"/>
              <w:rFonts w:asciiTheme="minorHAnsi" w:hAnsiTheme="minorHAnsi"/>
              <w:b w:val="0"/>
            </w:rPr>
          </w:rPrChange>
        </w:rPr>
        <w:t>:</w:t>
      </w:r>
      <w:bookmarkEnd w:id="383"/>
    </w:p>
    <w:p w14:paraId="6EFD3D96" w14:textId="77777777" w:rsidR="002C43E0" w:rsidRDefault="006A0E1A">
      <w:pPr>
        <w:ind w:left="358"/>
      </w:pPr>
      <w:r>
        <w:t>To deploy yo</w:t>
      </w:r>
      <w:r>
        <w:t>ur application, follow the steps given below:</w:t>
      </w:r>
    </w:p>
    <w:p w14:paraId="04308BDF" w14:textId="77777777" w:rsidR="002C43E0" w:rsidRDefault="006A0E1A">
      <w:pPr>
        <w:pStyle w:val="ListParagraph"/>
        <w:numPr>
          <w:ilvl w:val="1"/>
          <w:numId w:val="10"/>
        </w:numPr>
        <w:jc w:val="both"/>
      </w:pPr>
      <w:r>
        <w:t>Open Azure portal (</w:t>
      </w:r>
      <w:hyperlink r:id="rId37" w:history="1">
        <w:r>
          <w:rPr>
            <w:rStyle w:val="Hyperlink"/>
          </w:rPr>
          <w:t>https://portal.azure.com</w:t>
        </w:r>
      </w:hyperlink>
      <w:r>
        <w:t xml:space="preserve">). </w:t>
      </w:r>
    </w:p>
    <w:p w14:paraId="55729E89" w14:textId="77777777" w:rsidR="002C43E0" w:rsidRDefault="006A0E1A">
      <w:pPr>
        <w:pStyle w:val="ListParagraph"/>
        <w:numPr>
          <w:ilvl w:val="4"/>
          <w:numId w:val="10"/>
        </w:numPr>
        <w:ind w:left="1985"/>
        <w:jc w:val="both"/>
      </w:pPr>
      <w:r>
        <w:t xml:space="preserve">Follow </w:t>
      </w:r>
      <w:r>
        <w:rPr>
          <w:b/>
          <w:bCs/>
          <w:i/>
          <w:iCs/>
        </w:rPr>
        <w:t>step 1</w:t>
      </w:r>
      <w:r>
        <w:t xml:space="preserve"> and </w:t>
      </w:r>
      <w:r>
        <w:rPr>
          <w:b/>
          <w:bCs/>
          <w:i/>
          <w:iCs/>
        </w:rPr>
        <w:t xml:space="preserve">step 2 </w:t>
      </w:r>
      <w:r>
        <w:t xml:space="preserve">from section </w:t>
      </w:r>
      <w:r>
        <w:rPr>
          <w:b/>
          <w:bCs/>
          <w:i/>
          <w:iCs/>
        </w:rPr>
        <w:t>5: Deployment of web app services in azure</w:t>
      </w:r>
      <w:r>
        <w:t>, to set azure Local Git Repository.</w:t>
      </w:r>
    </w:p>
    <w:p w14:paraId="2938D446" w14:textId="77777777" w:rsidR="002C43E0" w:rsidRDefault="002C43E0">
      <w:pPr>
        <w:pStyle w:val="ListParagraph"/>
        <w:numPr>
          <w:ilvl w:val="4"/>
          <w:numId w:val="10"/>
        </w:numPr>
        <w:ind w:left="1985"/>
        <w:jc w:val="both"/>
      </w:pPr>
    </w:p>
    <w:p w14:paraId="0434477E" w14:textId="77777777" w:rsidR="002C43E0" w:rsidRDefault="006A0E1A">
      <w:pPr>
        <w:pStyle w:val="ListParagraph"/>
        <w:numPr>
          <w:ilvl w:val="1"/>
          <w:numId w:val="10"/>
        </w:numPr>
        <w:jc w:val="both"/>
      </w:pPr>
      <w:r>
        <w:t>Clon</w:t>
      </w:r>
      <w:r>
        <w:t>e the local git repository of azure app service (accelerator-portal) using URL as shown in the image given below:</w:t>
      </w:r>
    </w:p>
    <w:p w14:paraId="64A759E1" w14:textId="77777777" w:rsidR="002C43E0" w:rsidRDefault="006A0E1A">
      <w:pPr>
        <w:pStyle w:val="ListParagraph"/>
        <w:jc w:val="both"/>
      </w:pPr>
      <w:r>
        <w:rPr>
          <w:noProof/>
          <w:lang w:bidi="ar-SA"/>
        </w:rPr>
        <w:drawing>
          <wp:inline distT="0" distB="0" distL="114300" distR="114300">
            <wp:extent cx="5722620" cy="2675890"/>
            <wp:effectExtent l="19050" t="19050" r="11430" b="1016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758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FF3EB" w14:textId="77777777" w:rsidR="002C43E0" w:rsidRDefault="002C43E0">
      <w:pPr>
        <w:pStyle w:val="ListParagraph"/>
        <w:jc w:val="both"/>
      </w:pPr>
    </w:p>
    <w:p w14:paraId="61AD366A" w14:textId="77777777" w:rsidR="002C43E0" w:rsidRDefault="006A0E1A">
      <w:pPr>
        <w:pStyle w:val="ListParagraph"/>
        <w:numPr>
          <w:ilvl w:val="1"/>
          <w:numId w:val="10"/>
        </w:numPr>
        <w:jc w:val="both"/>
      </w:pPr>
      <w:r>
        <w:t xml:space="preserve">Go to source folder (cloned in step 2). Copy files from dist folder into newly cloned repository in above step.  </w:t>
      </w:r>
    </w:p>
    <w:p w14:paraId="4D0D7B9E" w14:textId="77777777" w:rsidR="002C43E0" w:rsidRDefault="002C43E0">
      <w:pPr>
        <w:pStyle w:val="ListParagraph"/>
        <w:jc w:val="both"/>
      </w:pPr>
    </w:p>
    <w:p w14:paraId="194C3797" w14:textId="77777777" w:rsidR="002C43E0" w:rsidRDefault="006A0E1A">
      <w:pPr>
        <w:pStyle w:val="ListParagraph"/>
        <w:numPr>
          <w:ilvl w:val="1"/>
          <w:numId w:val="10"/>
        </w:numPr>
        <w:jc w:val="both"/>
      </w:pPr>
      <w:r>
        <w:t>You need to push your co</w:t>
      </w:r>
      <w:r>
        <w:t xml:space="preserve">de using commands given below: </w:t>
      </w:r>
    </w:p>
    <w:p w14:paraId="1BFD5182" w14:textId="77777777" w:rsidR="002C43E0" w:rsidRDefault="006A0E1A">
      <w:pPr>
        <w:numPr>
          <w:ilvl w:val="0"/>
          <w:numId w:val="29"/>
        </w:numPr>
        <w:rPr>
          <w:i/>
          <w:iCs/>
        </w:rPr>
      </w:pPr>
      <w:r>
        <w:rPr>
          <w:i/>
          <w:iCs/>
        </w:rPr>
        <w:t>git add .</w:t>
      </w:r>
    </w:p>
    <w:p w14:paraId="602C9DCC" w14:textId="77777777" w:rsidR="002C43E0" w:rsidRDefault="006A0E1A">
      <w:pPr>
        <w:numPr>
          <w:ilvl w:val="0"/>
          <w:numId w:val="29"/>
        </w:numPr>
        <w:rPr>
          <w:i/>
          <w:iCs/>
        </w:rPr>
      </w:pPr>
      <w:r>
        <w:rPr>
          <w:i/>
          <w:iCs/>
        </w:rPr>
        <w:t>git commit -m “message-string”</w:t>
      </w:r>
    </w:p>
    <w:p w14:paraId="2AAE9671" w14:textId="77777777" w:rsidR="002C43E0" w:rsidRDefault="006A0E1A">
      <w:pPr>
        <w:numPr>
          <w:ilvl w:val="0"/>
          <w:numId w:val="29"/>
        </w:numPr>
      </w:pPr>
      <w:r>
        <w:rPr>
          <w:i/>
          <w:iCs/>
        </w:rPr>
        <w:t>git push origin master</w:t>
      </w:r>
    </w:p>
    <w:p w14:paraId="06CE4625" w14:textId="77777777" w:rsidR="002C43E0" w:rsidRDefault="006A0E1A">
      <w:pPr>
        <w:jc w:val="both"/>
        <w:rPr>
          <w:iCs/>
        </w:rPr>
      </w:pPr>
      <w:r>
        <w:rPr>
          <w:iCs/>
        </w:rPr>
        <w:t xml:space="preserve">Once you have successfully pushed your code your application will start running. To start using application, open application portal URL as shown in the image </w:t>
      </w:r>
      <w:r>
        <w:rPr>
          <w:iCs/>
        </w:rPr>
        <w:t>given below.</w:t>
      </w:r>
    </w:p>
    <w:p w14:paraId="3265ABCB" w14:textId="77777777" w:rsidR="002C43E0" w:rsidRDefault="006A0E1A">
      <w:r>
        <w:rPr>
          <w:iCs/>
          <w:noProof/>
          <w:lang w:bidi="ar-SA"/>
        </w:rPr>
        <w:lastRenderedPageBreak/>
        <w:drawing>
          <wp:inline distT="0" distB="0" distL="0" distR="0">
            <wp:extent cx="5724525" cy="2457450"/>
            <wp:effectExtent l="19050" t="19050" r="28575" b="19050"/>
            <wp:docPr id="22" name="Picture 22" descr="C:\Users\user\Pictures\MSFleet\accelerator-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user\Pictures\MSFleet\accelerator-porta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66FD" w14:textId="77777777" w:rsidR="002C43E0" w:rsidRDefault="002C43E0"/>
    <w:p w14:paraId="1C879C07" w14:textId="77777777" w:rsidR="002C43E0" w:rsidRDefault="002C43E0"/>
    <w:p w14:paraId="19798127" w14:textId="77777777" w:rsidR="002C43E0" w:rsidRDefault="002C43E0"/>
    <w:p w14:paraId="655C7485" w14:textId="77777777" w:rsidR="002C43E0" w:rsidRDefault="002C43E0"/>
    <w:p w14:paraId="26EEEF1E" w14:textId="77777777" w:rsidR="002C43E0" w:rsidRDefault="006A0E1A">
      <w:pPr>
        <w:pStyle w:val="Heading2"/>
        <w:numPr>
          <w:ilvl w:val="1"/>
          <w:numId w:val="1"/>
        </w:numPr>
        <w:ind w:left="851"/>
        <w:rPr>
          <w:rFonts w:asciiTheme="minorHAnsi" w:hAnsiTheme="minorHAnsi" w:cstheme="minorHAnsi"/>
          <w:b w:val="0"/>
        </w:rPr>
      </w:pPr>
      <w:bookmarkStart w:id="386" w:name="_Toc515361291"/>
      <w:bookmarkStart w:id="387" w:name="_Toc515383348"/>
      <w:r>
        <w:rPr>
          <w:rFonts w:asciiTheme="minorHAnsi" w:hAnsiTheme="minorHAnsi" w:cstheme="minorHAnsi"/>
          <w:b w:val="0"/>
        </w:rPr>
        <w:t>Tenant Admin</w:t>
      </w:r>
      <w:bookmarkEnd w:id="386"/>
      <w:bookmarkEnd w:id="387"/>
    </w:p>
    <w:p w14:paraId="37581722" w14:textId="77777777" w:rsidR="002C43E0" w:rsidRDefault="006A0E1A">
      <w:pPr>
        <w:pStyle w:val="ListParagraph"/>
        <w:numPr>
          <w:ilvl w:val="0"/>
          <w:numId w:val="30"/>
        </w:numPr>
      </w:pPr>
      <w:r>
        <w:t xml:space="preserve">To start using the system </w:t>
      </w:r>
      <w:ins w:id="388" w:author="user" w:date="2018-05-29T17:26:00Z">
        <w:r>
          <w:t xml:space="preserve">login as a Tenant </w:t>
        </w:r>
      </w:ins>
      <w:del w:id="389" w:author="user" w:date="2018-05-29T17:26:00Z">
        <w:r>
          <w:delText xml:space="preserve">as Super </w:delText>
        </w:r>
      </w:del>
      <w:r>
        <w:t>Admin, user must follow the steps given below:</w:t>
      </w:r>
    </w:p>
    <w:p w14:paraId="497C46E5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90" w:name="_Toc515383349"/>
      <w:r>
        <w:rPr>
          <w:rFonts w:asciiTheme="minorHAnsi" w:hAnsiTheme="minorHAnsi" w:cstheme="minorHAnsi"/>
          <w:b w:val="0"/>
        </w:rPr>
        <w:t>Login</w:t>
      </w:r>
      <w:bookmarkEnd w:id="390"/>
    </w:p>
    <w:p w14:paraId="3FB8AD56" w14:textId="77777777" w:rsidR="002C43E0" w:rsidRDefault="006A0E1A">
      <w:pPr>
        <w:pStyle w:val="ListParagraph"/>
        <w:numPr>
          <w:ilvl w:val="0"/>
          <w:numId w:val="31"/>
        </w:numPr>
      </w:pPr>
      <w:del w:id="391" w:author="user" w:date="2018-05-29T17:26:00Z">
        <w:r>
          <w:delText xml:space="preserve">Super </w:delText>
        </w:r>
      </w:del>
      <w:ins w:id="392" w:author="user" w:date="2018-05-29T17:26:00Z">
        <w:r>
          <w:t xml:space="preserve">Tenant </w:t>
        </w:r>
      </w:ins>
      <w:r>
        <w:t xml:space="preserve">admin account is created by default. You need to open accelerator portal URL in your browser, enter your </w:t>
      </w:r>
      <w:r>
        <w:t>username and password and click on Sign In button.</w:t>
      </w:r>
    </w:p>
    <w:p w14:paraId="2ADE9688" w14:textId="77777777" w:rsidR="002C43E0" w:rsidRDefault="006A0E1A">
      <w:pPr>
        <w:ind w:left="360"/>
        <w:rPr>
          <w:i/>
        </w:rPr>
      </w:pPr>
      <w:r>
        <w:rPr>
          <w:i/>
        </w:rPr>
        <w:t xml:space="preserve">Note : Default </w:t>
      </w:r>
      <w:del w:id="393" w:author="user" w:date="2018-05-29T17:27:00Z">
        <w:r>
          <w:rPr>
            <w:i/>
          </w:rPr>
          <w:delText>supe</w:delText>
        </w:r>
      </w:del>
      <w:ins w:id="394" w:author="user" w:date="2018-05-29T17:27:00Z">
        <w:r>
          <w:rPr>
            <w:i/>
          </w:rPr>
          <w:t>tenant</w:t>
        </w:r>
      </w:ins>
      <w:del w:id="395" w:author="user" w:date="2018-05-29T17:27:00Z">
        <w:r>
          <w:rPr>
            <w:i/>
          </w:rPr>
          <w:delText>r</w:delText>
        </w:r>
      </w:del>
      <w:r>
        <w:rPr>
          <w:i/>
        </w:rPr>
        <w:t xml:space="preserve">admin username: </w:t>
      </w:r>
      <w:ins w:id="396" w:author="user" w:date="2018-05-29T17:27:00Z">
        <w:r>
          <w:rPr>
            <w:i/>
          </w:rPr>
          <w:fldChar w:fldCharType="begin"/>
        </w:r>
        <w:r>
          <w:rPr>
            <w:i/>
          </w:rPr>
          <w:instrText xml:space="preserve"> HYPERLINK "mailto:</w:instrText>
        </w:r>
        <w:r>
          <w:rPr>
            <w:rPrChange w:id="397" w:author="user" w:date="2018-05-29T17:27:00Z">
              <w:rPr>
                <w:rStyle w:val="Hyperlink"/>
                <w:i/>
              </w:rPr>
            </w:rPrChange>
          </w:rPr>
          <w:instrText>tenantadmin@mobiliya.com</w:instrText>
        </w:r>
        <w:r>
          <w:rPr>
            <w:i/>
          </w:rPr>
          <w:instrText xml:space="preserve">" </w:instrText>
        </w:r>
        <w:r>
          <w:rPr>
            <w:i/>
          </w:rPr>
          <w:fldChar w:fldCharType="separate"/>
        </w:r>
        <w:del w:id="398" w:author="user" w:date="2018-05-29T17:27:00Z">
          <w:r>
            <w:rPr>
              <w:rStyle w:val="Hyperlink"/>
              <w:i/>
            </w:rPr>
            <w:delText>supera</w:delText>
          </w:r>
        </w:del>
        <w:r>
          <w:rPr>
            <w:rStyle w:val="Hyperlink"/>
            <w:i/>
          </w:rPr>
          <w:t>tenanta</w:t>
        </w:r>
      </w:ins>
      <w:r>
        <w:rPr>
          <w:rStyle w:val="Hyperlink"/>
          <w:i/>
        </w:rPr>
        <w:t>dmin@mobiliya.com</w:t>
      </w:r>
      <w:ins w:id="399" w:author="user" w:date="2018-05-29T17:27:00Z">
        <w:r>
          <w:rPr>
            <w:i/>
          </w:rPr>
          <w:fldChar w:fldCharType="end"/>
        </w:r>
      </w:ins>
      <w:r>
        <w:rPr>
          <w:i/>
        </w:rPr>
        <w:t>, password: welcome</w:t>
      </w:r>
    </w:p>
    <w:p w14:paraId="3841B487" w14:textId="77777777" w:rsidR="002C43E0" w:rsidRDefault="006A0E1A">
      <w:pPr>
        <w:ind w:left="330" w:hangingChars="150" w:hanging="330"/>
        <w:rPr>
          <w:lang w:val="en-IN" w:eastAsia="en-IN" w:bidi="ar-SA"/>
        </w:rPr>
      </w:pPr>
      <w:r>
        <w:rPr>
          <w:noProof/>
          <w:lang w:bidi="ar-SA"/>
        </w:rPr>
        <w:drawing>
          <wp:inline distT="0" distB="0" distL="0" distR="0">
            <wp:extent cx="5610860" cy="2733040"/>
            <wp:effectExtent l="114300" t="95250" r="104140" b="1244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7640" b="4597"/>
                    <a:stretch>
                      <a:fillRect/>
                    </a:stretch>
                  </pic:blipFill>
                  <pic:spPr>
                    <a:xfrm>
                      <a:off x="0" y="0"/>
                      <a:ext cx="5619516" cy="2733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B75FB5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00" w:name="_Toc515383350"/>
      <w:r>
        <w:rPr>
          <w:rFonts w:asciiTheme="minorHAnsi" w:hAnsiTheme="minorHAnsi" w:cstheme="minorHAnsi"/>
          <w:b w:val="0"/>
        </w:rPr>
        <w:lastRenderedPageBreak/>
        <w:t>Add User</w:t>
      </w:r>
      <w:bookmarkEnd w:id="400"/>
    </w:p>
    <w:p w14:paraId="54DF733A" w14:textId="77777777" w:rsidR="002C43E0" w:rsidRDefault="006A0E1A">
      <w:pPr>
        <w:pStyle w:val="ListParagraph"/>
        <w:numPr>
          <w:ilvl w:val="0"/>
          <w:numId w:val="32"/>
        </w:numPr>
        <w:ind w:left="1134"/>
      </w:pPr>
      <w:r>
        <w:t>On logging in, super admin is directed to the user-man</w:t>
      </w:r>
      <w:r>
        <w:t xml:space="preserve">agement page. </w:t>
      </w:r>
      <w:del w:id="401" w:author="user" w:date="2018-05-29T17:27:00Z">
        <w:r>
          <w:rPr>
            <w:color w:val="FF0000"/>
            <w:rPrChange w:id="402" w:author="user" w:date="2018-05-29T17:28:00Z">
              <w:rPr>
                <w:b/>
                <w:color w:val="FF0000"/>
              </w:rPr>
            </w:rPrChange>
          </w:rPr>
          <w:delText xml:space="preserve">Super </w:delText>
        </w:r>
      </w:del>
      <w:ins w:id="403" w:author="user" w:date="2018-05-29T17:27:00Z">
        <w:r>
          <w:rPr>
            <w:color w:val="FF0000"/>
            <w:rPrChange w:id="404" w:author="user" w:date="2018-05-29T17:28:00Z">
              <w:rPr>
                <w:b/>
                <w:color w:val="FF0000"/>
              </w:rPr>
            </w:rPrChange>
          </w:rPr>
          <w:t xml:space="preserve">Tenant </w:t>
        </w:r>
      </w:ins>
      <w:r>
        <w:rPr>
          <w:color w:val="FF0000"/>
          <w:rPrChange w:id="405" w:author="user" w:date="2018-05-29T17:28:00Z">
            <w:rPr>
              <w:b/>
              <w:color w:val="FF0000"/>
            </w:rPr>
          </w:rPrChange>
        </w:rPr>
        <w:t xml:space="preserve">admin can add </w:t>
      </w:r>
      <w:del w:id="406" w:author="user" w:date="2018-05-29T17:27:00Z">
        <w:r>
          <w:rPr>
            <w:color w:val="FF0000"/>
            <w:rPrChange w:id="407" w:author="user" w:date="2018-05-29T17:28:00Z">
              <w:rPr>
                <w:b/>
                <w:color w:val="FF0000"/>
              </w:rPr>
            </w:rPrChange>
          </w:rPr>
          <w:delText xml:space="preserve">tenant </w:delText>
        </w:r>
      </w:del>
      <w:ins w:id="408" w:author="user" w:date="2018-05-29T17:27:00Z">
        <w:r>
          <w:rPr>
            <w:color w:val="FF0000"/>
            <w:rPrChange w:id="409" w:author="user" w:date="2018-05-29T17:28:00Z">
              <w:rPr>
                <w:b/>
                <w:color w:val="FF0000"/>
              </w:rPr>
            </w:rPrChange>
          </w:rPr>
          <w:t xml:space="preserve">fleet </w:t>
        </w:r>
      </w:ins>
      <w:r>
        <w:rPr>
          <w:color w:val="FF0000"/>
          <w:rPrChange w:id="410" w:author="user" w:date="2018-05-29T17:28:00Z">
            <w:rPr>
              <w:b/>
              <w:color w:val="FF0000"/>
            </w:rPr>
          </w:rPrChange>
        </w:rPr>
        <w:t>admin/</w:t>
      </w:r>
      <w:ins w:id="411" w:author="user" w:date="2018-05-29T17:27:00Z">
        <w:r>
          <w:rPr>
            <w:color w:val="FF0000"/>
            <w:rPrChange w:id="412" w:author="user" w:date="2018-05-29T17:28:00Z">
              <w:rPr>
                <w:b/>
                <w:color w:val="FF0000"/>
              </w:rPr>
            </w:rPrChange>
          </w:rPr>
          <w:t>driver</w:t>
        </w:r>
      </w:ins>
      <w:del w:id="413" w:author="user" w:date="2018-05-29T17:27:00Z">
        <w:r>
          <w:rPr>
            <w:color w:val="FF0000"/>
            <w:rPrChange w:id="414" w:author="user" w:date="2018-05-29T17:28:00Z">
              <w:rPr>
                <w:b/>
                <w:color w:val="FF0000"/>
              </w:rPr>
            </w:rPrChange>
          </w:rPr>
          <w:delText>fl</w:delText>
        </w:r>
      </w:del>
      <w:r>
        <w:rPr>
          <w:color w:val="000000" w:themeColor="text1"/>
          <w:rPrChange w:id="415" w:author="user" w:date="2018-05-29T17:28:00Z">
            <w:rPr/>
          </w:rPrChange>
        </w:rPr>
        <w:t>.</w:t>
      </w:r>
      <w:r>
        <w:t xml:space="preserve"> Click on </w:t>
      </w:r>
      <w:r>
        <w:rPr>
          <w:b/>
        </w:rPr>
        <w:t>Add</w:t>
      </w:r>
      <w:r>
        <w:t xml:space="preserve"> button to add </w:t>
      </w:r>
      <w:del w:id="416" w:author="user" w:date="2018-05-29T17:28:00Z">
        <w:r>
          <w:delText>tenant admin</w:delText>
        </w:r>
      </w:del>
      <w:ins w:id="417" w:author="user" w:date="2018-05-29T17:28:00Z">
        <w:r>
          <w:t>user</w:t>
        </w:r>
      </w:ins>
      <w:r>
        <w:t>.</w:t>
      </w:r>
    </w:p>
    <w:p w14:paraId="1B54550F" w14:textId="77777777" w:rsidR="002C43E0" w:rsidRDefault="006A0E1A">
      <w:pPr>
        <w:rPr>
          <w:del w:id="418" w:author="user" w:date="2018-05-29T17:32:00Z"/>
        </w:rPr>
      </w:pPr>
      <w:del w:id="419" w:author="user" w:date="2018-05-29T17:32:00Z">
        <w:r>
          <w:rPr>
            <w:noProof/>
            <w:lang w:bidi="ar-SA"/>
          </w:rPr>
          <w:drawing>
            <wp:inline distT="0" distB="0" distL="0" distR="0">
              <wp:extent cx="5492115" cy="2694305"/>
              <wp:effectExtent l="114300" t="95250" r="108585" b="125095"/>
              <wp:docPr id="65" name="Picture 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5" name="Picture 65"/>
                      <pic:cNvPicPr>
                        <a:picLocks noChangeAspect="1" noChangeArrowheads="1"/>
                      </pic:cNvPicPr>
                    </pic:nvPicPr>
                    <pic:blipFill>
                      <a:blip r:embed="rId4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9" t="6853" r="46" b="114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92406" cy="2694305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6350" cap="sq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inline>
          </w:drawing>
        </w:r>
        <w:r>
          <w:delText xml:space="preserve"> </w:delText>
        </w:r>
      </w:del>
    </w:p>
    <w:p w14:paraId="0D4FE3E3" w14:textId="77777777" w:rsidR="002C43E0" w:rsidRDefault="006A0E1A" w:rsidP="002C43E0">
      <w:pPr>
        <w:pStyle w:val="Heading2"/>
        <w:numPr>
          <w:ilvl w:val="2"/>
          <w:numId w:val="1"/>
        </w:numPr>
        <w:ind w:left="0" w:firstLine="0"/>
        <w:rPr>
          <w:del w:id="420" w:author="user" w:date="2018-05-29T17:31:00Z"/>
          <w:rFonts w:asciiTheme="minorHAnsi" w:hAnsiTheme="minorHAnsi" w:cstheme="minorHAnsi"/>
          <w:b w:val="0"/>
        </w:rPr>
        <w:pPrChange w:id="421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22" w:author="user" w:date="2018-05-29T17:31:00Z">
        <w:r>
          <w:rPr>
            <w:rFonts w:asciiTheme="minorHAnsi" w:hAnsiTheme="minorHAnsi" w:cstheme="minorHAnsi"/>
            <w:b w:val="0"/>
          </w:rPr>
          <w:delText>Devices</w:delText>
        </w:r>
      </w:del>
    </w:p>
    <w:p w14:paraId="4CE64139" w14:textId="77777777" w:rsidR="002C43E0" w:rsidRDefault="006A0E1A" w:rsidP="002C43E0">
      <w:pPr>
        <w:pStyle w:val="ListParagraph"/>
        <w:numPr>
          <w:ilvl w:val="0"/>
          <w:numId w:val="33"/>
        </w:numPr>
        <w:ind w:left="0" w:firstLine="0"/>
        <w:rPr>
          <w:del w:id="423" w:author="user" w:date="2018-05-29T17:31:00Z"/>
        </w:rPr>
        <w:pPrChange w:id="424" w:author="user" w:date="2018-05-29T17:32:00Z">
          <w:pPr>
            <w:pStyle w:val="ListParagraph"/>
            <w:numPr>
              <w:numId w:val="33"/>
            </w:numPr>
            <w:ind w:left="1134" w:hanging="360"/>
          </w:pPr>
        </w:pPrChange>
      </w:pPr>
      <w:del w:id="425" w:author="user" w:date="2018-05-29T17:31:00Z">
        <w:r>
          <w:delText>Super admin can add, edit or delete devices. Devices are nothing but dongles which are associated with different vehicles.</w:delText>
        </w:r>
      </w:del>
    </w:p>
    <w:p w14:paraId="386105AB" w14:textId="77777777" w:rsidR="002C43E0" w:rsidRDefault="006A0E1A" w:rsidP="002C43E0">
      <w:pPr>
        <w:pStyle w:val="Heading2"/>
        <w:numPr>
          <w:ilvl w:val="2"/>
          <w:numId w:val="1"/>
        </w:numPr>
        <w:ind w:left="0" w:firstLine="0"/>
        <w:rPr>
          <w:del w:id="426" w:author="user" w:date="2018-05-29T17:31:00Z"/>
          <w:rFonts w:asciiTheme="minorHAnsi" w:hAnsiTheme="minorHAnsi" w:cstheme="minorHAnsi"/>
          <w:b w:val="0"/>
        </w:rPr>
        <w:pPrChange w:id="427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28" w:author="user" w:date="2018-05-29T17:31:00Z">
        <w:r>
          <w:rPr>
            <w:rFonts w:asciiTheme="minorHAnsi" w:hAnsiTheme="minorHAnsi" w:cstheme="minorHAnsi"/>
            <w:b w:val="0"/>
          </w:rPr>
          <w:delText>Reports</w:delText>
        </w:r>
      </w:del>
    </w:p>
    <w:p w14:paraId="7D23426A" w14:textId="77777777" w:rsidR="002C43E0" w:rsidRDefault="006A0E1A" w:rsidP="002C43E0">
      <w:pPr>
        <w:pStyle w:val="ListParagraph"/>
        <w:numPr>
          <w:ilvl w:val="0"/>
          <w:numId w:val="34"/>
        </w:numPr>
        <w:ind w:left="0" w:firstLine="0"/>
        <w:rPr>
          <w:del w:id="429" w:author="user" w:date="2018-05-29T17:31:00Z"/>
        </w:rPr>
        <w:pPrChange w:id="430" w:author="user" w:date="2018-05-29T17:32:00Z">
          <w:pPr>
            <w:pStyle w:val="ListParagraph"/>
            <w:numPr>
              <w:numId w:val="34"/>
            </w:numPr>
            <w:ind w:left="1134" w:hanging="360"/>
          </w:pPr>
        </w:pPrChange>
      </w:pPr>
      <w:del w:id="431" w:author="user" w:date="2018-05-29T17:31:00Z">
        <w:r>
          <w:delText xml:space="preserve">Super admin can view reports generated in </w:delText>
        </w:r>
        <w:r>
          <w:rPr>
            <w:b/>
          </w:rPr>
          <w:delText>Power BI</w:delText>
        </w:r>
        <w:r>
          <w:delText>. Super admin can select a specific vehicle to view individual reports. Reports display the data of a maximum of one week. Super admin can select the date for viewing the reports.</w:delText>
        </w:r>
      </w:del>
    </w:p>
    <w:p w14:paraId="4CB7DFC8" w14:textId="77777777" w:rsidR="002C43E0" w:rsidRDefault="006A0E1A" w:rsidP="002C43E0">
      <w:pPr>
        <w:pStyle w:val="Heading2"/>
        <w:numPr>
          <w:ilvl w:val="1"/>
          <w:numId w:val="1"/>
        </w:numPr>
        <w:ind w:left="0" w:firstLine="0"/>
        <w:rPr>
          <w:del w:id="432" w:author="user" w:date="2018-05-29T17:31:00Z"/>
          <w:rFonts w:asciiTheme="minorHAnsi" w:hAnsiTheme="minorHAnsi" w:cstheme="minorHAnsi"/>
          <w:b w:val="0"/>
        </w:rPr>
        <w:pPrChange w:id="433" w:author="user" w:date="2018-05-29T17:32:00Z">
          <w:pPr>
            <w:pStyle w:val="Heading2"/>
            <w:numPr>
              <w:ilvl w:val="1"/>
              <w:numId w:val="1"/>
            </w:numPr>
            <w:ind w:left="851" w:hanging="720"/>
          </w:pPr>
        </w:pPrChange>
      </w:pPr>
      <w:bookmarkStart w:id="434" w:name="_Toc515361292"/>
      <w:del w:id="435" w:author="user" w:date="2018-05-29T17:31:00Z">
        <w:r>
          <w:rPr>
            <w:rFonts w:asciiTheme="minorHAnsi" w:hAnsiTheme="minorHAnsi" w:cstheme="minorHAnsi"/>
            <w:b w:val="0"/>
          </w:rPr>
          <w:delText>Tenant Admin</w:delText>
        </w:r>
        <w:bookmarkEnd w:id="434"/>
      </w:del>
    </w:p>
    <w:p w14:paraId="4510DE7D" w14:textId="77777777" w:rsidR="002C43E0" w:rsidRDefault="006A0E1A" w:rsidP="002C43E0">
      <w:pPr>
        <w:pStyle w:val="Heading2"/>
        <w:numPr>
          <w:ilvl w:val="2"/>
          <w:numId w:val="1"/>
        </w:numPr>
        <w:ind w:left="0" w:firstLine="0"/>
        <w:rPr>
          <w:del w:id="436" w:author="user" w:date="2018-05-29T17:31:00Z"/>
          <w:rFonts w:asciiTheme="minorHAnsi" w:hAnsiTheme="minorHAnsi" w:cstheme="minorHAnsi"/>
          <w:b w:val="0"/>
        </w:rPr>
        <w:pPrChange w:id="437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38" w:author="user" w:date="2018-05-29T17:31:00Z">
        <w:r>
          <w:rPr>
            <w:rFonts w:asciiTheme="minorHAnsi" w:hAnsiTheme="minorHAnsi" w:cstheme="minorHAnsi"/>
            <w:b w:val="0"/>
          </w:rPr>
          <w:delText xml:space="preserve">Set New </w:delText>
        </w:r>
        <w:r>
          <w:rPr>
            <w:rFonts w:asciiTheme="minorHAnsi" w:hAnsiTheme="minorHAnsi" w:cstheme="minorHAnsi"/>
            <w:b w:val="0"/>
          </w:rPr>
          <w:delText>Password</w:delText>
        </w:r>
      </w:del>
    </w:p>
    <w:p w14:paraId="33342B4A" w14:textId="77777777" w:rsidR="002C43E0" w:rsidRDefault="006A0E1A" w:rsidP="002C43E0">
      <w:pPr>
        <w:pStyle w:val="ListParagraph"/>
        <w:numPr>
          <w:ilvl w:val="0"/>
          <w:numId w:val="35"/>
        </w:numPr>
        <w:ind w:left="0" w:firstLine="0"/>
        <w:rPr>
          <w:del w:id="439" w:author="user" w:date="2018-05-29T17:31:00Z"/>
        </w:rPr>
        <w:pPrChange w:id="440" w:author="user" w:date="2018-05-29T17:32:00Z">
          <w:pPr>
            <w:pStyle w:val="ListParagraph"/>
            <w:numPr>
              <w:numId w:val="35"/>
            </w:numPr>
            <w:ind w:hanging="360"/>
          </w:pPr>
        </w:pPrChange>
      </w:pPr>
      <w:del w:id="441" w:author="user" w:date="2018-05-29T17:31:00Z">
        <w:r>
          <w:delText>Once Super Admin adds a tenant admin, the newly added tenant admin will receive an email containing a link to set new password.</w:delText>
        </w:r>
      </w:del>
    </w:p>
    <w:p w14:paraId="736D9377" w14:textId="77777777" w:rsidR="002C43E0" w:rsidRDefault="002C43E0" w:rsidP="002C43E0">
      <w:pPr>
        <w:pStyle w:val="ListParagraph"/>
        <w:ind w:left="0"/>
        <w:rPr>
          <w:del w:id="442" w:author="user" w:date="2018-05-29T17:31:00Z"/>
        </w:rPr>
        <w:pPrChange w:id="443" w:author="user" w:date="2018-05-29T17:32:00Z">
          <w:pPr>
            <w:pStyle w:val="ListParagraph"/>
          </w:pPr>
        </w:pPrChange>
      </w:pPr>
    </w:p>
    <w:p w14:paraId="4DBF3769" w14:textId="77777777" w:rsidR="002C43E0" w:rsidRDefault="006A0E1A" w:rsidP="002C43E0">
      <w:pPr>
        <w:pStyle w:val="ListParagraph"/>
        <w:numPr>
          <w:ilvl w:val="0"/>
          <w:numId w:val="35"/>
        </w:numPr>
        <w:ind w:left="0" w:firstLine="0"/>
        <w:rPr>
          <w:del w:id="444" w:author="user" w:date="2018-05-29T17:31:00Z"/>
        </w:rPr>
        <w:pPrChange w:id="445" w:author="user" w:date="2018-05-29T17:32:00Z">
          <w:pPr>
            <w:pStyle w:val="ListParagraph"/>
            <w:numPr>
              <w:numId w:val="35"/>
            </w:numPr>
            <w:ind w:hanging="360"/>
          </w:pPr>
        </w:pPrChange>
      </w:pPr>
      <w:del w:id="446" w:author="user" w:date="2018-05-29T17:31:00Z">
        <w:r>
          <w:delText>When the tenant admin opens that link, it will prompt the user to set a new password on a screen as shown below:</w:delText>
        </w:r>
      </w:del>
    </w:p>
    <w:p w14:paraId="3BBDA8A9" w14:textId="77777777" w:rsidR="002C43E0" w:rsidRDefault="006A0E1A">
      <w:pPr>
        <w:rPr>
          <w:del w:id="447" w:author="user" w:date="2018-05-29T17:31:00Z"/>
        </w:rPr>
      </w:pPr>
      <w:del w:id="448" w:author="user" w:date="2018-05-29T17:31:00Z">
        <w:r>
          <w:rPr>
            <w:noProof/>
            <w:lang w:bidi="ar-SA"/>
          </w:rPr>
          <w:lastRenderedPageBreak/>
          <w:drawing>
            <wp:inline distT="0" distB="0" distL="0" distR="0">
              <wp:extent cx="5734050" cy="2743200"/>
              <wp:effectExtent l="19050" t="19050" r="19050" b="19050"/>
              <wp:docPr id="79" name="Picture 79" descr="C:\Users\user\Pictures\MSFleet\set-new-pw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" name="Picture 79" descr="C:\Users\user\Pictures\MSFleet\set-new-pwd.PNG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27432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75FC3C59" w14:textId="77777777" w:rsidR="002C43E0" w:rsidRDefault="006A0E1A" w:rsidP="002C43E0">
      <w:pPr>
        <w:pStyle w:val="Heading2"/>
        <w:rPr>
          <w:del w:id="449" w:author="user" w:date="2018-05-29T17:30:00Z"/>
          <w:rFonts w:asciiTheme="minorHAnsi" w:hAnsiTheme="minorHAnsi" w:cstheme="minorHAnsi"/>
          <w:b w:val="0"/>
        </w:rPr>
        <w:pPrChange w:id="450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51" w:author="user" w:date="2018-05-29T17:30:00Z">
        <w:r>
          <w:rPr>
            <w:rFonts w:asciiTheme="minorHAnsi" w:hAnsiTheme="minorHAnsi" w:cstheme="minorHAnsi"/>
            <w:b w:val="0"/>
          </w:rPr>
          <w:delText>Login</w:delText>
        </w:r>
      </w:del>
    </w:p>
    <w:p w14:paraId="68A4242E" w14:textId="77777777" w:rsidR="002C43E0" w:rsidRDefault="006A0E1A" w:rsidP="002C43E0">
      <w:pPr>
        <w:pStyle w:val="Heading2"/>
        <w:numPr>
          <w:ilvl w:val="0"/>
          <w:numId w:val="36"/>
        </w:numPr>
        <w:rPr>
          <w:del w:id="452" w:author="user" w:date="2018-05-29T17:30:00Z"/>
        </w:rPr>
        <w:pPrChange w:id="453" w:author="user" w:date="2018-05-29T17:32:00Z">
          <w:pPr>
            <w:pStyle w:val="ListParagraph"/>
            <w:numPr>
              <w:numId w:val="36"/>
            </w:numPr>
            <w:ind w:left="1080" w:hanging="360"/>
          </w:pPr>
        </w:pPrChange>
      </w:pPr>
      <w:del w:id="454" w:author="user" w:date="2018-05-29T17:30:00Z">
        <w:r>
          <w:delText xml:space="preserve">To login, enter the newly created username and password. Then click on </w:delText>
        </w:r>
        <w:r>
          <w:rPr>
            <w:b w:val="0"/>
            <w:i/>
          </w:rPr>
          <w:delText>Sign In</w:delText>
        </w:r>
        <w:r>
          <w:delText xml:space="preserve"> button.</w:delText>
        </w:r>
      </w:del>
    </w:p>
    <w:p w14:paraId="7C0CF0AB" w14:textId="77777777" w:rsidR="002C43E0" w:rsidRDefault="006A0E1A" w:rsidP="002C43E0">
      <w:pPr>
        <w:pStyle w:val="Heading2"/>
        <w:rPr>
          <w:del w:id="455" w:author="user" w:date="2018-05-29T17:31:00Z"/>
          <w:lang w:val="en-IN" w:eastAsia="en-IN" w:bidi="ar-SA"/>
        </w:rPr>
        <w:pPrChange w:id="456" w:author="user" w:date="2018-05-29T17:32:00Z">
          <w:pPr/>
        </w:pPrChange>
      </w:pPr>
      <w:del w:id="457" w:author="user" w:date="2018-05-29T17:31:00Z">
        <w:r w:rsidRPr="00661645">
          <w:rPr>
            <w:noProof/>
            <w:lang w:bidi="ar-SA"/>
          </w:rPr>
          <w:drawing>
            <wp:anchor distT="0" distB="0" distL="114300" distR="114300" simplePos="0" relativeHeight="251731968" behindDoc="0" locked="0" layoutInCell="1" allowOverlap="1">
              <wp:simplePos x="0" y="0"/>
              <wp:positionH relativeFrom="column">
                <wp:posOffset>114300</wp:posOffset>
              </wp:positionH>
              <wp:positionV relativeFrom="paragraph">
                <wp:posOffset>95250</wp:posOffset>
              </wp:positionV>
              <wp:extent cx="5628640" cy="2449195"/>
              <wp:effectExtent l="114300" t="76200" r="105410" b="122555"/>
              <wp:wrapTopAndBottom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7" name="Picture 67"/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93" t="7640" b="459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8640" cy="2449195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6350" cap="sq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anchor>
          </w:drawing>
        </w:r>
      </w:del>
    </w:p>
    <w:p w14:paraId="1779C8E9" w14:textId="77777777" w:rsidR="002C43E0" w:rsidRDefault="006A0E1A" w:rsidP="002C43E0">
      <w:pPr>
        <w:pStyle w:val="Heading2"/>
        <w:numPr>
          <w:ilvl w:val="2"/>
          <w:numId w:val="1"/>
        </w:numPr>
        <w:ind w:left="0" w:firstLine="0"/>
        <w:rPr>
          <w:del w:id="458" w:author="user" w:date="2018-05-29T17:31:00Z"/>
          <w:rFonts w:asciiTheme="minorHAnsi" w:hAnsiTheme="minorHAnsi" w:cstheme="minorHAnsi"/>
          <w:b w:val="0"/>
        </w:rPr>
        <w:pPrChange w:id="459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60" w:author="user" w:date="2018-05-29T17:31:00Z">
        <w:r>
          <w:rPr>
            <w:rFonts w:asciiTheme="minorHAnsi" w:hAnsiTheme="minorHAnsi" w:cstheme="minorHAnsi"/>
            <w:b w:val="0"/>
          </w:rPr>
          <w:delText>Add User</w:delText>
        </w:r>
      </w:del>
    </w:p>
    <w:p w14:paraId="361D3EA1" w14:textId="77777777" w:rsidR="002C43E0" w:rsidRDefault="006A0E1A" w:rsidP="002C43E0">
      <w:pPr>
        <w:pStyle w:val="ListParagraph"/>
        <w:numPr>
          <w:ilvl w:val="0"/>
          <w:numId w:val="37"/>
        </w:numPr>
        <w:ind w:left="0" w:firstLine="0"/>
        <w:jc w:val="both"/>
        <w:rPr>
          <w:del w:id="461" w:author="user" w:date="2018-05-29T17:31:00Z"/>
        </w:rPr>
        <w:pPrChange w:id="462" w:author="user" w:date="2018-05-29T17:32:00Z">
          <w:pPr>
            <w:pStyle w:val="ListParagraph"/>
            <w:numPr>
              <w:numId w:val="37"/>
            </w:numPr>
            <w:ind w:left="1134" w:hanging="360"/>
            <w:jc w:val="both"/>
          </w:pPr>
        </w:pPrChange>
      </w:pPr>
      <w:del w:id="463" w:author="user" w:date="2018-05-29T17:31:00Z">
        <w:r>
          <w:delText xml:space="preserve">On logging in tenant admin is directed to the Dashboard page. Tenant admin can add </w:delText>
        </w:r>
        <w:commentRangeStart w:id="464"/>
        <w:r>
          <w:rPr>
            <w:b/>
            <w:color w:val="FF0000"/>
          </w:rPr>
          <w:delText>delegate</w:delText>
        </w:r>
        <w:commentRangeEnd w:id="464"/>
        <w:r>
          <w:rPr>
            <w:rStyle w:val="CommentReference"/>
          </w:rPr>
          <w:commentReference w:id="464"/>
        </w:r>
        <w:r>
          <w:delText xml:space="preserve"> Users. Tenant admin can add a fleet admin. Click on </w:delText>
        </w:r>
        <w:r>
          <w:rPr>
            <w:b/>
          </w:rPr>
          <w:delText>Add</w:delText>
        </w:r>
        <w:r>
          <w:delText xml:space="preserve"> b</w:delText>
        </w:r>
        <w:r>
          <w:delText>utton to add a fleet admin.</w:delText>
        </w:r>
      </w:del>
    </w:p>
    <w:p w14:paraId="39457DEE" w14:textId="77777777" w:rsidR="002C43E0" w:rsidRDefault="006A0E1A" w:rsidP="002C43E0">
      <w:pPr>
        <w:pPrChange w:id="465" w:author="user" w:date="2018-05-29T17:32:00Z">
          <w:pPr>
            <w:ind w:leftChars="100" w:left="220" w:firstLineChars="50" w:firstLine="110"/>
          </w:pPr>
        </w:pPrChange>
      </w:pPr>
      <w:r>
        <w:rPr>
          <w:noProof/>
          <w:lang w:bidi="ar-SA"/>
        </w:rPr>
        <w:lastRenderedPageBreak/>
        <w:drawing>
          <wp:inline distT="0" distB="0" distL="0" distR="0">
            <wp:extent cx="5695950" cy="2609850"/>
            <wp:effectExtent l="114300" t="95250" r="114300" b="133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t="6929" b="428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09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FCE61C" w14:textId="77777777" w:rsidR="002C43E0" w:rsidRDefault="006A0E1A" w:rsidP="002C43E0">
      <w:pPr>
        <w:pStyle w:val="ListParagraph"/>
        <w:numPr>
          <w:ilvl w:val="0"/>
          <w:numId w:val="35"/>
        </w:numPr>
        <w:ind w:left="1440"/>
        <w:rPr>
          <w:ins w:id="466" w:author="user" w:date="2018-05-29T17:37:00Z"/>
        </w:rPr>
        <w:pPrChange w:id="467" w:author="user" w:date="2018-05-29T17:37:00Z">
          <w:pPr>
            <w:pStyle w:val="ListParagraph"/>
            <w:numPr>
              <w:numId w:val="35"/>
            </w:numPr>
            <w:ind w:hanging="360"/>
          </w:pPr>
        </w:pPrChange>
      </w:pPr>
      <w:ins w:id="468" w:author="user" w:date="2018-05-29T17:37:00Z">
        <w:r>
          <w:t xml:space="preserve">Once </w:t>
        </w:r>
      </w:ins>
      <w:ins w:id="469" w:author="user" w:date="2018-05-29T17:38:00Z">
        <w:r>
          <w:t xml:space="preserve">tenant </w:t>
        </w:r>
      </w:ins>
      <w:ins w:id="470" w:author="user" w:date="2018-05-29T17:37:00Z">
        <w:r>
          <w:t xml:space="preserve"> Admin adds a </w:t>
        </w:r>
      </w:ins>
      <w:ins w:id="471" w:author="user" w:date="2018-05-29T17:38:00Z">
        <w:r>
          <w:t>user</w:t>
        </w:r>
      </w:ins>
      <w:ins w:id="472" w:author="user" w:date="2018-05-29T17:37:00Z">
        <w:r>
          <w:t xml:space="preserve">, the newly added </w:t>
        </w:r>
      </w:ins>
      <w:ins w:id="473" w:author="user" w:date="2018-05-29T17:38:00Z">
        <w:r>
          <w:t>user</w:t>
        </w:r>
      </w:ins>
      <w:ins w:id="474" w:author="user" w:date="2018-05-29T17:37:00Z">
        <w:r>
          <w:t xml:space="preserve"> will receive an email containing a link to set new password.</w:t>
        </w:r>
      </w:ins>
    </w:p>
    <w:p w14:paraId="36148110" w14:textId="77777777" w:rsidR="002C43E0" w:rsidRDefault="002C43E0" w:rsidP="002C43E0">
      <w:pPr>
        <w:pStyle w:val="ListParagraph"/>
        <w:ind w:left="1440"/>
        <w:rPr>
          <w:ins w:id="475" w:author="user" w:date="2018-05-29T17:37:00Z"/>
        </w:rPr>
        <w:pPrChange w:id="476" w:author="user" w:date="2018-05-29T17:37:00Z">
          <w:pPr>
            <w:pStyle w:val="ListParagraph"/>
          </w:pPr>
        </w:pPrChange>
      </w:pPr>
    </w:p>
    <w:p w14:paraId="4BA801D4" w14:textId="77777777" w:rsidR="002C43E0" w:rsidRDefault="006A0E1A" w:rsidP="002C43E0">
      <w:pPr>
        <w:pStyle w:val="ListParagraph"/>
        <w:numPr>
          <w:ilvl w:val="0"/>
          <w:numId w:val="35"/>
        </w:numPr>
        <w:ind w:left="1440" w:hanging="720"/>
        <w:rPr>
          <w:ins w:id="477" w:author="user" w:date="2018-05-29T18:14:00Z"/>
        </w:rPr>
        <w:pPrChange w:id="478" w:author="user" w:date="2018-05-29T18:13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ins w:id="479" w:author="user" w:date="2018-05-29T17:37:00Z">
        <w:r>
          <w:t xml:space="preserve">When the </w:t>
        </w:r>
      </w:ins>
      <w:ins w:id="480" w:author="user" w:date="2018-05-29T17:38:00Z">
        <w:r>
          <w:t>user</w:t>
        </w:r>
      </w:ins>
      <w:ins w:id="481" w:author="user" w:date="2018-05-29T17:37:00Z">
        <w:r>
          <w:t xml:space="preserve"> opens that link, it will prompt to set a new password on a screen as shown below</w:t>
        </w:r>
      </w:ins>
    </w:p>
    <w:p w14:paraId="075AF2A4" w14:textId="77777777" w:rsidR="002C43E0" w:rsidRPr="002C43E0" w:rsidRDefault="002C43E0" w:rsidP="002C43E0">
      <w:pPr>
        <w:pStyle w:val="ListParagraph"/>
        <w:rPr>
          <w:ins w:id="482" w:author="user" w:date="2018-05-29T18:14:00Z"/>
          <w:rFonts w:eastAsiaTheme="majorEastAsia" w:cstheme="minorHAnsi"/>
          <w:bCs/>
          <w:color w:val="4F81BD" w:themeColor="accent1"/>
          <w:sz w:val="26"/>
          <w:szCs w:val="26"/>
          <w:rPrChange w:id="483" w:author="user" w:date="2018-05-29T18:14:00Z">
            <w:rPr>
              <w:ins w:id="484" w:author="user" w:date="2018-05-29T18:14:00Z"/>
            </w:rPr>
          </w:rPrChange>
        </w:rPr>
        <w:pPrChange w:id="485" w:author="user" w:date="2018-05-29T18:14:00Z">
          <w:pPr>
            <w:pStyle w:val="ListParagraph"/>
            <w:numPr>
              <w:numId w:val="35"/>
            </w:numPr>
            <w:ind w:left="1440" w:hanging="360"/>
          </w:pPr>
        </w:pPrChange>
      </w:pPr>
    </w:p>
    <w:p w14:paraId="471B4223" w14:textId="77777777" w:rsidR="002C43E0" w:rsidRDefault="006A0E1A" w:rsidP="002C43E0">
      <w:pPr>
        <w:numPr>
          <w:ilvl w:val="2"/>
          <w:numId w:val="1"/>
        </w:numPr>
        <w:rPr>
          <w:ins w:id="486" w:author="user" w:date="2018-05-29T18:13:00Z"/>
        </w:rPr>
        <w:pPrChange w:id="487" w:author="user" w:date="2018-05-29T18:15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ins w:id="488" w:author="user" w:date="2018-05-29T17:37:00Z">
        <w:r w:rsidRPr="00661645">
          <w:rPr>
            <w:noProof/>
            <w:lang w:bidi="ar-SA"/>
          </w:rPr>
          <w:drawing>
            <wp:inline distT="0" distB="0" distL="0" distR="0">
              <wp:extent cx="5731510" cy="2741930"/>
              <wp:effectExtent l="19050" t="19050" r="21590" b="20320"/>
              <wp:docPr id="60" name="Picture 60" descr="C:\Users\user\Pictures\MSFleet\set-new-pw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" name="Picture 60" descr="C:\Users\user\Pictures\MSFleet\set-new-pwd.PNG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4198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  <w:ins w:id="489" w:author="user" w:date="2018-05-29T18:06:00Z">
        <w:r>
          <w:rPr>
            <w:rFonts w:cstheme="minorHAnsi"/>
          </w:rPr>
          <w:br/>
        </w:r>
      </w:ins>
      <w:del w:id="490" w:author="user" w:date="2018-05-29T18:13:00Z">
        <w:r>
          <w:rPr>
            <w:rFonts w:eastAsiaTheme="majorEastAsia" w:cstheme="minorHAnsi"/>
            <w:bCs/>
            <w:color w:val="4F81BD" w:themeColor="accent1"/>
            <w:sz w:val="26"/>
            <w:szCs w:val="26"/>
            <w:rPrChange w:id="491" w:author="user" w:date="2018-05-29T18:15:00Z">
              <w:rPr>
                <w:b w:val="0"/>
              </w:rPr>
            </w:rPrChange>
          </w:rPr>
          <w:delText>6.2.3   Fleet</w:delText>
        </w:r>
      </w:del>
    </w:p>
    <w:p w14:paraId="7BC51A45" w14:textId="77777777" w:rsidR="002C43E0" w:rsidRP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rPrChange w:id="492" w:author="user" w:date="2018-05-29T18:13:00Z">
            <w:rPr>
              <w:b w:val="0"/>
            </w:rPr>
          </w:rPrChange>
        </w:rPr>
      </w:pPr>
      <w:bookmarkStart w:id="493" w:name="_Toc515383351"/>
      <w:ins w:id="494" w:author="user" w:date="2018-05-29T18:13:00Z">
        <w:r>
          <w:rPr>
            <w:rFonts w:asciiTheme="minorHAnsi" w:hAnsiTheme="minorHAnsi" w:cstheme="minorHAnsi"/>
            <w:b w:val="0"/>
          </w:rPr>
          <w:t>Fleet</w:t>
        </w:r>
      </w:ins>
      <w:bookmarkEnd w:id="493"/>
    </w:p>
    <w:p w14:paraId="538DB5F0" w14:textId="77777777" w:rsidR="002C43E0" w:rsidRDefault="006A0E1A">
      <w:pPr>
        <w:spacing w:after="160" w:line="259" w:lineRule="auto"/>
        <w:ind w:left="360" w:firstLine="720"/>
        <w:jc w:val="both"/>
      </w:pPr>
      <w:r>
        <w:t>Tenant admin can add, edit or delete fleets.</w:t>
      </w:r>
    </w:p>
    <w:p w14:paraId="7E898F2D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95" w:name="_Toc515383352"/>
      <w:r>
        <w:rPr>
          <w:rFonts w:asciiTheme="minorHAnsi" w:hAnsiTheme="minorHAnsi" w:cstheme="minorHAnsi"/>
          <w:b w:val="0"/>
        </w:rPr>
        <w:t>Vehicles</w:t>
      </w:r>
      <w:bookmarkEnd w:id="495"/>
    </w:p>
    <w:p w14:paraId="7E46AD20" w14:textId="77777777" w:rsidR="002C43E0" w:rsidRDefault="006A0E1A">
      <w:pPr>
        <w:spacing w:after="160" w:line="259" w:lineRule="auto"/>
        <w:ind w:left="1080"/>
        <w:jc w:val="both"/>
      </w:pPr>
      <w:r>
        <w:t>Tenant admin can add, edit or delete vehicles. This section also contains trip information of vehicles.</w:t>
      </w:r>
    </w:p>
    <w:p w14:paraId="786CA786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96" w:name="_Toc515383353"/>
      <w:r>
        <w:rPr>
          <w:rFonts w:asciiTheme="minorHAnsi" w:hAnsiTheme="minorHAnsi" w:cstheme="minorHAnsi"/>
          <w:b w:val="0"/>
        </w:rPr>
        <w:lastRenderedPageBreak/>
        <w:t>Devices</w:t>
      </w:r>
      <w:bookmarkEnd w:id="496"/>
    </w:p>
    <w:p w14:paraId="7B63A61A" w14:textId="77777777" w:rsidR="002C43E0" w:rsidRDefault="006A0E1A">
      <w:pPr>
        <w:spacing w:after="160" w:line="259" w:lineRule="auto"/>
        <w:ind w:left="1080"/>
        <w:jc w:val="both"/>
      </w:pPr>
      <w:r>
        <w:t xml:space="preserve">Super admin can add, edit or delete devices. Devices are nothing but dongle which </w:t>
      </w:r>
      <w:r>
        <w:t>is associated with vehicle.</w:t>
      </w:r>
    </w:p>
    <w:p w14:paraId="38E83F56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97" w:name="_Toc515383354"/>
      <w:r>
        <w:rPr>
          <w:rFonts w:asciiTheme="minorHAnsi" w:hAnsiTheme="minorHAnsi" w:cstheme="minorHAnsi"/>
          <w:b w:val="0"/>
        </w:rPr>
        <w:t>Reports</w:t>
      </w:r>
      <w:bookmarkEnd w:id="497"/>
    </w:p>
    <w:p w14:paraId="40D2A4E0" w14:textId="77777777" w:rsidR="002C43E0" w:rsidRDefault="006A0E1A">
      <w:pPr>
        <w:spacing w:after="160" w:line="259" w:lineRule="auto"/>
        <w:ind w:left="1080"/>
        <w:jc w:val="both"/>
      </w:pPr>
      <w:r>
        <w:t xml:space="preserve">Tenant admin can view reports. Reports are generated in </w:t>
      </w:r>
      <w:r>
        <w:rPr>
          <w:b/>
        </w:rPr>
        <w:t>Power BI</w:t>
      </w:r>
      <w:r>
        <w:t xml:space="preserve">. Reports are based on vehicle that is selected. Reports include maximum of one-week data where date can be selected. </w:t>
      </w:r>
    </w:p>
    <w:p w14:paraId="6C0C0F06" w14:textId="77777777" w:rsidR="002C43E0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98" w:name="_Toc515383355"/>
      <w:r>
        <w:rPr>
          <w:rFonts w:asciiTheme="minorHAnsi" w:hAnsiTheme="minorHAnsi" w:cstheme="minorHAnsi"/>
          <w:b w:val="0"/>
        </w:rPr>
        <w:t>Rules</w:t>
      </w:r>
      <w:bookmarkEnd w:id="498"/>
    </w:p>
    <w:p w14:paraId="25A9375E" w14:textId="77777777" w:rsidR="002C43E0" w:rsidRDefault="006A0E1A">
      <w:pPr>
        <w:ind w:left="1080"/>
      </w:pPr>
      <w:r>
        <w:t xml:space="preserve">Tenant admin can create </w:t>
      </w:r>
      <w:r>
        <w:t>speeding or Geo-fencing rules and assign it to drivers within a fleet.</w:t>
      </w:r>
    </w:p>
    <w:p w14:paraId="67BDD10F" w14:textId="77777777" w:rsidR="002C43E0" w:rsidRDefault="006A0E1A">
      <w:pPr>
        <w:spacing w:after="160" w:line="259" w:lineRule="auto"/>
      </w:pPr>
      <w:r>
        <w:br w:type="page"/>
      </w:r>
    </w:p>
    <w:p w14:paraId="780A2A53" w14:textId="77777777" w:rsidR="002C43E0" w:rsidRDefault="006A0E1A">
      <w:pPr>
        <w:pStyle w:val="Heading1"/>
        <w:numPr>
          <w:ilvl w:val="0"/>
          <w:numId w:val="1"/>
        </w:numPr>
        <w:spacing w:before="0"/>
        <w:ind w:left="284"/>
        <w:rPr>
          <w:rFonts w:asciiTheme="minorHAnsi" w:hAnsiTheme="minorHAnsi"/>
          <w:b w:val="0"/>
        </w:rPr>
      </w:pPr>
      <w:bookmarkStart w:id="499" w:name="_Toc515361293"/>
      <w:bookmarkStart w:id="500" w:name="_Toc515383356"/>
      <w:r>
        <w:rPr>
          <w:rFonts w:asciiTheme="minorHAnsi" w:hAnsiTheme="minorHAnsi"/>
          <w:b w:val="0"/>
        </w:rPr>
        <w:lastRenderedPageBreak/>
        <w:t>Android Application</w:t>
      </w:r>
      <w:bookmarkEnd w:id="499"/>
      <w:bookmarkEnd w:id="500"/>
    </w:p>
    <w:p w14:paraId="3906B85A" w14:textId="77777777" w:rsidR="002C43E0" w:rsidRDefault="002C43E0"/>
    <w:p w14:paraId="51DB1475" w14:textId="77777777" w:rsidR="002C43E0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501" w:name="_Toc515383357"/>
      <w:r>
        <w:rPr>
          <w:rFonts w:asciiTheme="minorHAnsi" w:hAnsiTheme="minorHAnsi" w:cstheme="minorHAnsi"/>
          <w:b w:val="0"/>
        </w:rPr>
        <w:t>Prerequisites</w:t>
      </w:r>
      <w:bookmarkEnd w:id="501"/>
    </w:p>
    <w:p w14:paraId="5CACBC72" w14:textId="77777777" w:rsidR="002C43E0" w:rsidRDefault="002C43E0" w:rsidP="002C43E0">
      <w:pPr>
        <w:pStyle w:val="ListParagraph"/>
        <w:shd w:val="clear" w:color="auto" w:fill="FFFFFF"/>
        <w:spacing w:after="0" w:line="240" w:lineRule="auto"/>
        <w:ind w:left="0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pPrChange w:id="502" w:author="Kunal" w:date="2018-05-31T15:03:00Z">
          <w:pPr>
            <w:pStyle w:val="ListParagraph"/>
            <w:shd w:val="clear" w:color="auto" w:fill="FFFFFF"/>
            <w:spacing w:after="0" w:line="240" w:lineRule="auto"/>
            <w:jc w:val="both"/>
          </w:pPr>
        </w:pPrChange>
      </w:pPr>
    </w:p>
    <w:p w14:paraId="69C6497D" w14:textId="77777777" w:rsidR="002C43E0" w:rsidRDefault="006A0E1A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ins w:id="503" w:author="Kunal" w:date="2018-05-31T15:09:00Z"/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  <w:r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Device support - Android 6.0 Marshmallow and above</w:t>
      </w:r>
    </w:p>
    <w:p w14:paraId="540DC5CF" w14:textId="22E48302" w:rsidR="002D3A30" w:rsidRPr="002D3A30" w:rsidRDefault="002D3A30" w:rsidP="002D3A30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  <w:rPrChange w:id="504" w:author="Kunal" w:date="2018-05-31T15:09:00Z">
            <w:rPr>
              <w:lang w:val="en-IN" w:eastAsia="en-IN" w:bidi="ar-SA"/>
            </w:rPr>
          </w:rPrChange>
        </w:rPr>
      </w:pPr>
      <w:ins w:id="505" w:author="Kunal" w:date="2018-05-31T15:09:00Z">
        <w:r>
          <w:rPr>
            <w:rFonts w:ascii="Calibri" w:eastAsia="Times New Roman" w:hAnsi="Calibri" w:cs="Times New Roman"/>
            <w:color w:val="000000"/>
            <w:sz w:val="24"/>
            <w:szCs w:val="24"/>
            <w:lang w:val="en-IN" w:eastAsia="en-IN" w:bidi="ar-SA"/>
          </w:rPr>
          <w:t xml:space="preserve">Android application is tested </w:t>
        </w:r>
      </w:ins>
      <w:ins w:id="506" w:author="Kunal" w:date="2018-05-31T15:11:00Z">
        <w:r w:rsidR="00064F28">
          <w:rPr>
            <w:rFonts w:ascii="Calibri" w:eastAsia="Times New Roman" w:hAnsi="Calibri" w:cs="Times New Roman"/>
            <w:color w:val="000000"/>
            <w:sz w:val="24"/>
            <w:szCs w:val="24"/>
            <w:lang w:val="en-IN" w:eastAsia="en-IN" w:bidi="ar-SA"/>
          </w:rPr>
          <w:t>on</w:t>
        </w:r>
      </w:ins>
      <w:ins w:id="507" w:author="Kunal" w:date="2018-05-31T15:09:00Z">
        <w:r>
          <w:rPr>
            <w:rFonts w:ascii="Calibri" w:eastAsia="Times New Roman" w:hAnsi="Calibri" w:cs="Times New Roman"/>
            <w:color w:val="000000"/>
            <w:sz w:val="24"/>
            <w:szCs w:val="24"/>
            <w:lang w:val="en-IN" w:eastAsia="en-IN" w:bidi="ar-SA"/>
          </w:rPr>
          <w:t xml:space="preserve"> OBD-II(</w:t>
        </w:r>
      </w:ins>
      <w:ins w:id="508" w:author="Kunal" w:date="2018-05-31T15:10:00Z">
        <w:r>
          <w:rPr>
            <w:rFonts w:ascii="Calibri" w:eastAsia="Times New Roman" w:hAnsi="Calibri" w:cs="Times New Roman"/>
            <w:color w:val="000000"/>
            <w:sz w:val="24"/>
            <w:szCs w:val="24"/>
            <w:lang w:val="en-IN" w:eastAsia="en-IN" w:bidi="ar-SA"/>
          </w:rPr>
          <w:t xml:space="preserve"> VIVTRON</w:t>
        </w:r>
      </w:ins>
      <w:ins w:id="509" w:author="Kunal" w:date="2018-05-31T15:09:00Z">
        <w:r>
          <w:rPr>
            <w:rFonts w:ascii="Calibri" w:eastAsia="Times New Roman" w:hAnsi="Calibri" w:cs="Times New Roman"/>
            <w:color w:val="000000"/>
            <w:sz w:val="24"/>
            <w:szCs w:val="24"/>
            <w:lang w:val="en-IN" w:eastAsia="en-IN" w:bidi="ar-SA"/>
          </w:rPr>
          <w:t>)</w:t>
        </w:r>
      </w:ins>
      <w:ins w:id="510" w:author="Kunal" w:date="2018-05-31T15:10:00Z">
        <w:r>
          <w:rPr>
            <w:rFonts w:ascii="Calibri" w:eastAsia="Times New Roman" w:hAnsi="Calibri" w:cs="Times New Roman"/>
            <w:color w:val="000000"/>
            <w:sz w:val="24"/>
            <w:szCs w:val="24"/>
            <w:lang w:val="en-IN" w:eastAsia="en-IN" w:bidi="ar-SA"/>
          </w:rPr>
          <w:t xml:space="preserve"> and J1939(BlueFire LE simulator)</w:t>
        </w:r>
      </w:ins>
      <w:ins w:id="511" w:author="Kunal" w:date="2018-05-31T15:11:00Z">
        <w:r w:rsidR="00064F28">
          <w:rPr>
            <w:rFonts w:ascii="Calibri" w:eastAsia="Times New Roman" w:hAnsi="Calibri" w:cs="Times New Roman"/>
            <w:color w:val="000000"/>
            <w:sz w:val="24"/>
            <w:szCs w:val="24"/>
            <w:lang w:val="en-IN" w:eastAsia="en-IN" w:bidi="ar-SA"/>
          </w:rPr>
          <w:t xml:space="preserve"> devices</w:t>
        </w:r>
      </w:ins>
    </w:p>
    <w:p w14:paraId="76FE25B6" w14:textId="77777777" w:rsidR="002C43E0" w:rsidRDefault="002C43E0"/>
    <w:p w14:paraId="0EF9A723" w14:textId="77777777" w:rsidR="002C43E0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512" w:name="_Toc515383358"/>
      <w:r>
        <w:rPr>
          <w:rFonts w:asciiTheme="minorHAnsi" w:hAnsiTheme="minorHAnsi" w:cstheme="minorHAnsi"/>
          <w:b w:val="0"/>
        </w:rPr>
        <w:t>Configuration changes</w:t>
      </w:r>
      <w:bookmarkEnd w:id="512"/>
    </w:p>
    <w:p w14:paraId="1A8DB279" w14:textId="77777777" w:rsidR="002C43E0" w:rsidRDefault="002C43E0"/>
    <w:p w14:paraId="49048DBE" w14:textId="2D2B36A9" w:rsidR="002C43E0" w:rsidRDefault="006A0E1A" w:rsidP="00F84DDA">
      <w:pPr>
        <w:ind w:left="360"/>
        <w:rPr>
          <w:ins w:id="513" w:author="user" w:date="2018-05-29T18:51:00Z"/>
        </w:rPr>
        <w:pPrChange w:id="514" w:author="Kunal" w:date="2018-05-31T15:12:00Z">
          <w:pPr/>
        </w:pPrChange>
      </w:pPr>
      <w:r>
        <w:t>Once the deployment of the IOT Hub is done</w:t>
      </w:r>
      <w:ins w:id="515" w:author="Kunal" w:date="2018-05-31T14:24:00Z">
        <w:r>
          <w:t>,</w:t>
        </w:r>
      </w:ins>
      <w:r>
        <w:t xml:space="preserve"> user has to</w:t>
      </w:r>
      <w:ins w:id="516" w:author="Kunal" w:date="2018-05-31T14:23:00Z">
        <w:r>
          <w:t xml:space="preserve"> </w:t>
        </w:r>
      </w:ins>
      <w:ins w:id="517" w:author="Kunal" w:date="2018-05-31T14:26:00Z">
        <w:r>
          <w:t>copy</w:t>
        </w:r>
      </w:ins>
      <w:ins w:id="518" w:author="Kunal" w:date="2018-05-31T14:24:00Z">
        <w:r w:rsidR="00661645">
          <w:t xml:space="preserve"> </w:t>
        </w:r>
        <w:r>
          <w:t xml:space="preserve">URL from </w:t>
        </w:r>
      </w:ins>
      <w:ins w:id="519" w:author="Kunal" w:date="2018-05-31T15:05:00Z">
        <w:r w:rsidR="00661645">
          <w:t xml:space="preserve">below shown </w:t>
        </w:r>
      </w:ins>
      <w:ins w:id="520" w:author="Kunal" w:date="2018-05-31T14:24:00Z">
        <w:r>
          <w:t>image</w:t>
        </w:r>
      </w:ins>
      <w:ins w:id="521" w:author="Kunal" w:date="2018-05-31T14:25:00Z">
        <w:r>
          <w:t xml:space="preserve"> into </w:t>
        </w:r>
      </w:ins>
      <w:ins w:id="522" w:author="Kunal" w:date="2018-05-31T14:24:00Z">
        <w:r>
          <w:t xml:space="preserve"> android application</w:t>
        </w:r>
      </w:ins>
      <w:ins w:id="523" w:author="Kunal" w:date="2018-05-31T15:06:00Z">
        <w:r w:rsidR="0001716D">
          <w:t xml:space="preserve"> configuration page</w:t>
        </w:r>
      </w:ins>
      <w:r>
        <w:t>.</w:t>
      </w:r>
      <w:ins w:id="524" w:author="user" w:date="2018-05-29T18:45:00Z">
        <w:r>
          <w:t xml:space="preserve"> </w:t>
        </w:r>
      </w:ins>
    </w:p>
    <w:p w14:paraId="4EBE9E4B" w14:textId="77777777" w:rsidR="002C43E0" w:rsidRDefault="006A0E1A" w:rsidP="00F84DDA">
      <w:pPr>
        <w:ind w:left="360"/>
        <w:rPr>
          <w:ins w:id="525" w:author="user" w:date="2018-05-29T18:47:00Z"/>
        </w:rPr>
        <w:pPrChange w:id="526" w:author="Kunal" w:date="2018-05-31T15:12:00Z">
          <w:pPr/>
        </w:pPrChange>
      </w:pPr>
      <w:ins w:id="527" w:author="user" w:date="2018-05-29T18:51:00Z">
        <w:r>
          <w:t xml:space="preserve">To Get IoTHub connetion string follow below steps </w:t>
        </w:r>
      </w:ins>
    </w:p>
    <w:p w14:paraId="01CB8F26" w14:textId="77777777" w:rsidR="002C43E0" w:rsidRDefault="006A0E1A" w:rsidP="00F84DDA">
      <w:pPr>
        <w:ind w:left="360"/>
        <w:pPrChange w:id="528" w:author="Kunal" w:date="2018-05-31T15:12:00Z">
          <w:pPr/>
        </w:pPrChange>
      </w:pPr>
      <w:ins w:id="529" w:author="user" w:date="2018-05-29T18:47:00Z">
        <w:r>
          <w:t>On Azure portal, Go to Re</w:t>
        </w:r>
      </w:ins>
      <w:ins w:id="530" w:author="user" w:date="2018-05-29T18:48:00Z">
        <w:r>
          <w:t xml:space="preserve">source Groups -&gt; &lt;Resource group name&gt; -&gt; </w:t>
        </w:r>
      </w:ins>
      <w:ins w:id="531" w:author="user" w:date="2018-05-29T18:49:00Z">
        <w:r>
          <w:t xml:space="preserve">&lt;iothub name&gt; -&gt; </w:t>
        </w:r>
      </w:ins>
      <w:ins w:id="532" w:author="user" w:date="2018-05-29T18:50:00Z">
        <w:r>
          <w:t>IoT devices -&gt; &lt;device name&gt;</w:t>
        </w:r>
      </w:ins>
    </w:p>
    <w:p w14:paraId="793F477E" w14:textId="77777777" w:rsidR="002C43E0" w:rsidRDefault="006A0E1A">
      <w:pPr>
        <w:rPr>
          <w:ins w:id="533" w:author="user" w:date="2018-05-29T18:52:00Z"/>
        </w:rPr>
      </w:pPr>
      <w:r>
        <w:rPr>
          <w:noProof/>
          <w:lang w:bidi="ar-SA"/>
        </w:rPr>
        <w:drawing>
          <wp:inline distT="0" distB="0" distL="0" distR="0">
            <wp:extent cx="5724525" cy="2505075"/>
            <wp:effectExtent l="19050" t="19050" r="28575" b="28575"/>
            <wp:docPr id="83" name="Picture 83" descr="C:\Users\user\Pictures\MSFleet\io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:\Users\user\Pictures\MSFleet\iothu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6B0CE" w14:textId="77777777" w:rsidR="002C43E0" w:rsidRDefault="002C43E0"/>
    <w:p w14:paraId="14D974FA" w14:textId="77777777" w:rsidR="002C43E0" w:rsidRDefault="006A0E1A" w:rsidP="00F84DDA">
      <w:pPr>
        <w:rPr>
          <w:ins w:id="534" w:author="Kunal" w:date="2018-05-31T14:51:00Z"/>
        </w:rPr>
      </w:pPr>
      <w:ins w:id="535" w:author="Kunal" w:date="2018-05-31T14:26:00Z">
        <w:r>
          <w:t xml:space="preserve">On android </w:t>
        </w:r>
      </w:ins>
      <w:ins w:id="536" w:author="Kunal" w:date="2018-05-31T14:27:00Z">
        <w:r>
          <w:t>device</w:t>
        </w:r>
      </w:ins>
      <w:ins w:id="537" w:author="Kunal" w:date="2018-05-31T14:26:00Z">
        <w:r>
          <w:t>,</w:t>
        </w:r>
      </w:ins>
      <w:ins w:id="538" w:author="Kunal" w:date="2018-05-31T14:27:00Z">
        <w:r>
          <w:t xml:space="preserve"> launch Mobiliya fleet-&gt;</w:t>
        </w:r>
      </w:ins>
      <w:ins w:id="539" w:author="Kunal" w:date="2018-05-31T14:52:00Z">
        <w:r>
          <w:t xml:space="preserve"> </w:t>
        </w:r>
      </w:ins>
      <w:ins w:id="540" w:author="Kunal" w:date="2018-05-31T14:28:00Z">
        <w:r>
          <w:t>on Sign in screen -&gt; tap on configuration icon on top right side of the screen-&gt; on configuration screen input above copied URL on IoT service URL edit box.</w:t>
        </w:r>
      </w:ins>
      <w:ins w:id="541" w:author="Kunal" w:date="2018-05-31T14:26:00Z">
        <w:r>
          <w:t xml:space="preserve"> </w:t>
        </w:r>
      </w:ins>
    </w:p>
    <w:p w14:paraId="75695FC0" w14:textId="77777777" w:rsidR="002C43E0" w:rsidRDefault="006A0E1A">
      <w:pPr>
        <w:rPr>
          <w:ins w:id="542" w:author="Kunal" w:date="2018-05-31T14:26:00Z"/>
        </w:rPr>
      </w:pPr>
      <w:ins w:id="543" w:author="Kunal" w:date="2018-05-31T14:51:00Z">
        <w:r>
          <w:rPr>
            <w:noProof/>
            <w:lang w:bidi="ar-SA"/>
          </w:rPr>
          <w:lastRenderedPageBreak/>
          <w:drawing>
            <wp:inline distT="0" distB="0" distL="0" distR="0">
              <wp:extent cx="2705100" cy="4733925"/>
              <wp:effectExtent l="0" t="0" r="0" b="9525"/>
              <wp:docPr id="10" name="Picture 10" descr="C:\Users\Kunal\AppData\Local\Microsoft\Windows\INetCache\Content.Word\Screenshot_20180531-14495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 descr="C:\Users\Kunal\AppData\Local\Microsoft\Windows\INetCache\Content.Word\Screenshot_20180531-144953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05100" cy="4733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68B4D25" w14:textId="77777777" w:rsidR="002C43E0" w:rsidRDefault="006A0E1A">
      <w:pPr>
        <w:rPr>
          <w:ins w:id="544" w:author="Kunal" w:date="2018-05-31T14:57:00Z"/>
          <w:bCs/>
          <w:i/>
          <w:iCs/>
        </w:rPr>
      </w:pPr>
      <w:ins w:id="545" w:author="Kunal" w:date="2018-05-31T14:57:00Z">
        <w:r>
          <w:rPr>
            <w:bCs/>
            <w:i/>
            <w:iCs/>
          </w:rPr>
          <w:t>Note: You can find service URL on azure portal-&gt;app service overview (t</w:t>
        </w:r>
        <w:r>
          <w:rPr>
            <w:bCs/>
            <w:i/>
            <w:iCs/>
          </w:rPr>
          <w:t>he image given below is for fleet service)</w:t>
        </w:r>
      </w:ins>
    </w:p>
    <w:p w14:paraId="091B8326" w14:textId="77777777" w:rsidR="002C43E0" w:rsidRPr="002C43E0" w:rsidRDefault="006A0E1A">
      <w:pPr>
        <w:rPr>
          <w:ins w:id="546" w:author="Kunal" w:date="2018-05-31T14:53:00Z"/>
          <w:bCs/>
          <w:i/>
          <w:iCs/>
          <w:rPrChange w:id="547" w:author="Kunal" w:date="2018-05-31T14:57:00Z">
            <w:rPr>
              <w:ins w:id="548" w:author="Kunal" w:date="2018-05-31T14:53:00Z"/>
            </w:rPr>
          </w:rPrChange>
        </w:rPr>
      </w:pPr>
      <w:ins w:id="549" w:author="Kunal" w:date="2018-05-31T14:57:00Z">
        <w:r>
          <w:rPr>
            <w:bCs/>
            <w:i/>
            <w:iCs/>
            <w:noProof/>
            <w:lang w:bidi="ar-SA"/>
            <w:rPrChange w:id="550" w:author="Unknown">
              <w:rPr>
                <w:noProof/>
                <w:lang w:bidi="ar-SA"/>
              </w:rPr>
            </w:rPrChange>
          </w:rPr>
          <w:drawing>
            <wp:inline distT="0" distB="0" distL="0" distR="0">
              <wp:extent cx="5724525" cy="2514600"/>
              <wp:effectExtent l="19050" t="19050" r="28575" b="19050"/>
              <wp:docPr id="15" name="Picture 15" descr="C:\Users\user\Pictures\MSFleet\openntes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Picture 15" descr="C:\Users\user\Pictures\MSFleet\openntest.png"/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4525" cy="25146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7F830232" w14:textId="77777777" w:rsidR="002C43E0" w:rsidRDefault="006A0E1A">
      <w:pPr>
        <w:rPr>
          <w:ins w:id="551" w:author="Kunal" w:date="2018-05-31T14:59:00Z"/>
        </w:rPr>
      </w:pPr>
      <w:ins w:id="552" w:author="Kunal" w:date="2018-05-31T14:54:00Z">
        <w:r>
          <w:t xml:space="preserve"> </w:t>
        </w:r>
      </w:ins>
      <w:del w:id="553" w:author="Kunal" w:date="2018-05-31T14:54:00Z">
        <w:r>
          <w:delText xml:space="preserve">When URL for REST call changes, user has to change below strings from Constants.java file </w:delText>
        </w:r>
      </w:del>
    </w:p>
    <w:p w14:paraId="5FF83D9C" w14:textId="77777777" w:rsidR="002C43E0" w:rsidRDefault="006A0E1A">
      <w:pPr>
        <w:rPr>
          <w:del w:id="554" w:author="Kunal" w:date="2018-05-31T14:54:00Z"/>
        </w:rPr>
      </w:pPr>
      <w:ins w:id="555" w:author="Kunal" w:date="2018-05-31T14:59:00Z">
        <w:r>
          <w:t>Also user has to follow above process for below URL’s</w:t>
        </w:r>
      </w:ins>
    </w:p>
    <w:p w14:paraId="516076D7" w14:textId="77777777" w:rsidR="002C43E0" w:rsidRDefault="006A0E1A">
      <w:pPr>
        <w:pStyle w:val="ListParagraph"/>
        <w:numPr>
          <w:ilvl w:val="0"/>
          <w:numId w:val="39"/>
        </w:numPr>
      </w:pPr>
      <w:r>
        <w:lastRenderedPageBreak/>
        <w:t xml:space="preserve">“IDENTITY_DEV_URL” </w:t>
      </w:r>
      <w:del w:id="556" w:author="Kunal" w:date="2018-05-31T14:54:00Z">
        <w:r>
          <w:delText>Line no 24,</w:delText>
        </w:r>
      </w:del>
    </w:p>
    <w:p w14:paraId="7CBC08E4" w14:textId="77777777" w:rsidR="002C43E0" w:rsidRDefault="006A0E1A">
      <w:pPr>
        <w:pStyle w:val="ListParagraph"/>
        <w:numPr>
          <w:ilvl w:val="0"/>
          <w:numId w:val="39"/>
        </w:numPr>
      </w:pPr>
      <w:r>
        <w:t>”FLEET_DEV_URL”</w:t>
      </w:r>
      <w:del w:id="557" w:author="Kunal" w:date="2018-05-31T14:54:00Z">
        <w:r>
          <w:delText>, Line no 25,</w:delText>
        </w:r>
      </w:del>
    </w:p>
    <w:p w14:paraId="54AE1D85" w14:textId="77777777" w:rsidR="002C43E0" w:rsidRDefault="006A0E1A">
      <w:pPr>
        <w:pStyle w:val="ListParagraph"/>
        <w:numPr>
          <w:ilvl w:val="0"/>
          <w:numId w:val="39"/>
        </w:numPr>
      </w:pPr>
      <w:r>
        <w:t xml:space="preserve">“TRIP_DEV_URL” </w:t>
      </w:r>
      <w:del w:id="558" w:author="Kunal" w:date="2018-05-31T14:54:00Z">
        <w:r>
          <w:delText>Line no 30</w:delText>
        </w:r>
      </w:del>
    </w:p>
    <w:p w14:paraId="36AF598C" w14:textId="77777777" w:rsidR="002C43E0" w:rsidRDefault="006A0E1A">
      <w:bookmarkStart w:id="559" w:name="_GoBack"/>
      <w:ins w:id="560" w:author="Kunal" w:date="2018-05-31T14:55:00Z">
        <w:r>
          <w:t xml:space="preserve">Save this above configuration, and now </w:t>
        </w:r>
      </w:ins>
      <w:ins w:id="561" w:author="Kunal" w:date="2018-05-31T14:59:00Z">
        <w:r>
          <w:t xml:space="preserve">again </w:t>
        </w:r>
      </w:ins>
      <w:ins w:id="562" w:author="Kunal" w:date="2018-05-31T14:56:00Z">
        <w:r>
          <w:t>driver</w:t>
        </w:r>
      </w:ins>
      <w:ins w:id="563" w:author="Kunal" w:date="2018-05-31T14:55:00Z">
        <w:r>
          <w:t xml:space="preserve"> has to</w:t>
        </w:r>
      </w:ins>
      <w:ins w:id="564" w:author="Kunal" w:date="2018-05-31T14:56:00Z">
        <w:r>
          <w:t xml:space="preserve"> </w:t>
        </w:r>
      </w:ins>
      <w:ins w:id="565" w:author="Kunal" w:date="2018-05-31T14:55:00Z">
        <w:r>
          <w:t>be created on</w:t>
        </w:r>
      </w:ins>
      <w:ins w:id="566" w:author="Kunal" w:date="2018-05-31T15:00:00Z">
        <w:r>
          <w:t xml:space="preserve"> web</w:t>
        </w:r>
      </w:ins>
      <w:ins w:id="567" w:author="Kunal" w:date="2018-05-31T14:55:00Z">
        <w:r>
          <w:t xml:space="preserve"> portal</w:t>
        </w:r>
      </w:ins>
      <w:ins w:id="568" w:author="Kunal" w:date="2018-05-31T14:56:00Z">
        <w:r>
          <w:t>, which has assigned vehicle and company.</w:t>
        </w:r>
      </w:ins>
    </w:p>
    <w:bookmarkEnd w:id="559"/>
    <w:p w14:paraId="000B2EB9" w14:textId="77777777" w:rsidR="002C43E0" w:rsidRDefault="006A0E1A">
      <w:r>
        <w:rPr>
          <w:noProof/>
          <w:lang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3238500</wp:posOffset>
            </wp:positionH>
            <wp:positionV relativeFrom="paragraph">
              <wp:posOffset>201930</wp:posOffset>
            </wp:positionV>
            <wp:extent cx="2682875" cy="4517390"/>
            <wp:effectExtent l="114300" t="76200" r="117475" b="130810"/>
            <wp:wrapSquare wrapText="bothSides"/>
            <wp:docPr id="80" name="Picture 80" descr="Screenshot_20180502-17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Screenshot_20180502-17390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451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80C2109" w14:textId="77777777" w:rsidR="002C43E0" w:rsidRDefault="002C43E0"/>
    <w:p w14:paraId="145C2818" w14:textId="77777777" w:rsidR="002C43E0" w:rsidRDefault="002C43E0"/>
    <w:p w14:paraId="2E7AEF52" w14:textId="77777777" w:rsidR="002C43E0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569" w:name="_Toc515383359"/>
      <w:r>
        <w:rPr>
          <w:rFonts w:asciiTheme="minorHAnsi" w:hAnsiTheme="minorHAnsi" w:cstheme="minorHAnsi"/>
          <w:b w:val="0"/>
        </w:rPr>
        <w:t>Driver Sign In</w:t>
      </w:r>
      <w:bookmarkEnd w:id="569"/>
    </w:p>
    <w:p w14:paraId="3D3BE505" w14:textId="77777777" w:rsidR="002C43E0" w:rsidRDefault="006A0E1A">
      <w:pPr>
        <w:ind w:left="1134"/>
        <w:jc w:val="both"/>
      </w:pPr>
      <w:r>
        <w:t>User can Sign In from here. User can change a password using Forgot Password option.</w:t>
      </w:r>
    </w:p>
    <w:p w14:paraId="3DCDCE8D" w14:textId="77777777" w:rsidR="002C43E0" w:rsidRDefault="002C43E0"/>
    <w:p w14:paraId="1B79D9FB" w14:textId="77777777" w:rsidR="002C43E0" w:rsidRDefault="002C43E0"/>
    <w:p w14:paraId="2CAC3519" w14:textId="77777777" w:rsidR="002C43E0" w:rsidRDefault="002C43E0"/>
    <w:p w14:paraId="657DBB6C" w14:textId="77777777" w:rsidR="002C43E0" w:rsidRDefault="002C43E0"/>
    <w:p w14:paraId="238C190B" w14:textId="77777777" w:rsidR="002C43E0" w:rsidRDefault="006A0E1A">
      <w:r>
        <w:rPr>
          <w:rFonts w:eastAsiaTheme="majorEastAsia" w:cstheme="minorHAnsi"/>
          <w:b/>
          <w:noProof/>
          <w:sz w:val="26"/>
          <w:szCs w:val="26"/>
          <w:lang w:bidi="ar-SA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537210</wp:posOffset>
            </wp:positionV>
            <wp:extent cx="2762250" cy="4452620"/>
            <wp:effectExtent l="114300" t="76200" r="114300" b="119380"/>
            <wp:wrapSquare wrapText="bothSides"/>
            <wp:docPr id="81" name="Picture 81" descr="Screenshot_20180504-11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Screenshot_20180504-11595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52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0A989AC" w14:textId="77777777" w:rsidR="002C43E0" w:rsidRDefault="002C43E0"/>
    <w:p w14:paraId="13135AB0" w14:textId="77777777" w:rsidR="002C43E0" w:rsidRDefault="002C43E0"/>
    <w:p w14:paraId="688AC530" w14:textId="77777777" w:rsidR="002C43E0" w:rsidRDefault="002C43E0"/>
    <w:p w14:paraId="2EBBA592" w14:textId="77777777" w:rsidR="002C43E0" w:rsidRDefault="002C43E0"/>
    <w:p w14:paraId="6FCB916D" w14:textId="77777777" w:rsidR="002C43E0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570" w:name="_Toc515383360"/>
      <w:r>
        <w:rPr>
          <w:rFonts w:asciiTheme="minorHAnsi" w:hAnsiTheme="minorHAnsi" w:cstheme="minorHAnsi"/>
          <w:b w:val="0"/>
        </w:rPr>
        <w:t>Forgot Password</w:t>
      </w:r>
      <w:bookmarkEnd w:id="570"/>
      <w:r>
        <w:rPr>
          <w:rFonts w:asciiTheme="minorHAnsi" w:hAnsiTheme="minorHAnsi" w:cstheme="minorHAnsi"/>
          <w:b w:val="0"/>
        </w:rPr>
        <w:t xml:space="preserve"> </w:t>
      </w:r>
    </w:p>
    <w:p w14:paraId="6F96F60F" w14:textId="77777777" w:rsidR="002C43E0" w:rsidRDefault="006A0E1A">
      <w:pPr>
        <w:ind w:left="5103"/>
        <w:jc w:val="both"/>
      </w:pPr>
      <w:r>
        <w:t>The Forgot Password option can be accessed from the Sign-In Screen. User can reset password from here in case user cannot recall the existing password.</w:t>
      </w:r>
    </w:p>
    <w:p w14:paraId="0D6A9A35" w14:textId="77777777" w:rsidR="002C43E0" w:rsidRDefault="002C43E0"/>
    <w:p w14:paraId="4DAAA75D" w14:textId="77777777" w:rsidR="002C43E0" w:rsidRDefault="002C43E0">
      <w:pPr>
        <w:pStyle w:val="Heading4"/>
      </w:pPr>
    </w:p>
    <w:p w14:paraId="26E378E6" w14:textId="77777777" w:rsidR="002C43E0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571" w:name="_Toc515383361"/>
      <w:r>
        <w:rPr>
          <w:rFonts w:asciiTheme="minorHAnsi" w:hAnsiTheme="minorHAnsi" w:cstheme="minorHAnsi"/>
          <w:b w:val="0"/>
          <w:noProof/>
          <w:lang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142875</wp:posOffset>
            </wp:positionV>
            <wp:extent cx="2377440" cy="3749040"/>
            <wp:effectExtent l="38100" t="38100" r="10160" b="26670"/>
            <wp:wrapSquare wrapText="bothSides"/>
            <wp:docPr id="82" name="Picture 82" descr="Screenshot_20180502-17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Screenshot_20180502-1740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749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</w:rPr>
        <w:t>Dashboard</w:t>
      </w:r>
      <w:bookmarkEnd w:id="571"/>
    </w:p>
    <w:p w14:paraId="7FA1C86C" w14:textId="77777777" w:rsidR="002C43E0" w:rsidRDefault="006A0E1A">
      <w:pPr>
        <w:ind w:left="1134"/>
        <w:jc w:val="both"/>
      </w:pPr>
      <w:r>
        <w:t xml:space="preserve">After successfully logging in and connecting with the dongle, </w:t>
      </w:r>
      <w:r>
        <w:t>driver is redirected to the dashboard where he can manage trips and view his own ratings and overall vehicle health &amp; condition.</w:t>
      </w:r>
    </w:p>
    <w:p w14:paraId="7C92D243" w14:textId="77777777" w:rsidR="002C43E0" w:rsidRDefault="002C43E0"/>
    <w:p w14:paraId="27995E6F" w14:textId="77777777" w:rsidR="002C43E0" w:rsidRDefault="002C43E0"/>
    <w:p w14:paraId="41C8992C" w14:textId="77777777" w:rsidR="002C43E0" w:rsidRDefault="002C43E0"/>
    <w:p w14:paraId="47A90673" w14:textId="77777777" w:rsidR="002C43E0" w:rsidRDefault="002C43E0"/>
    <w:p w14:paraId="3A693EF9" w14:textId="77777777" w:rsidR="002C43E0" w:rsidRDefault="002C43E0"/>
    <w:p w14:paraId="72A19E16" w14:textId="77777777" w:rsidR="002C43E0" w:rsidRDefault="002C43E0"/>
    <w:p w14:paraId="3D3AA4B5" w14:textId="77777777" w:rsidR="002C43E0" w:rsidRDefault="002C43E0">
      <w:pPr>
        <w:rPr>
          <w:del w:id="572" w:author="user" w:date="2018-05-29T19:04:00Z"/>
        </w:rPr>
      </w:pPr>
    </w:p>
    <w:p w14:paraId="0DCD9131" w14:textId="77777777" w:rsidR="002C43E0" w:rsidRDefault="002C43E0">
      <w:pPr>
        <w:rPr>
          <w:del w:id="573" w:author="user" w:date="2018-05-29T19:04:00Z"/>
        </w:rPr>
      </w:pPr>
    </w:p>
    <w:p w14:paraId="2247CBAF" w14:textId="77777777" w:rsidR="002C43E0" w:rsidRDefault="002C43E0">
      <w:pPr>
        <w:rPr>
          <w:del w:id="574" w:author="user" w:date="2018-05-29T19:04:00Z"/>
        </w:rPr>
      </w:pPr>
    </w:p>
    <w:p w14:paraId="375DCBF8" w14:textId="77777777" w:rsidR="002C43E0" w:rsidRDefault="002C43E0"/>
    <w:sectPr w:rsidR="002C43E0">
      <w:type w:val="continuous"/>
      <w:pgSz w:w="11906" w:h="16838"/>
      <w:pgMar w:top="1440" w:right="1440" w:bottom="1276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64" w:author="Radhika Bakre" w:date="2018-05-29T07:43:00Z" w:initials="RB">
    <w:p w14:paraId="45D7634C" w14:textId="77777777" w:rsidR="002C43E0" w:rsidRDefault="006A0E1A">
      <w:pPr>
        <w:pStyle w:val="CommentText"/>
      </w:pPr>
      <w:r>
        <w:t xml:space="preserve">What does delegate mean??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5D7634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807987" w14:textId="77777777" w:rsidR="006A0E1A" w:rsidRDefault="006A0E1A">
      <w:pPr>
        <w:spacing w:after="0" w:line="240" w:lineRule="auto"/>
      </w:pPr>
      <w:r>
        <w:separator/>
      </w:r>
    </w:p>
  </w:endnote>
  <w:endnote w:type="continuationSeparator" w:id="0">
    <w:p w14:paraId="6B169579" w14:textId="77777777" w:rsidR="006A0E1A" w:rsidRDefault="006A0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F377AA" w14:textId="77777777" w:rsidR="002C43E0" w:rsidRDefault="006A0E1A">
    <w:pPr>
      <w:pStyle w:val="Footer"/>
      <w:rPr>
        <w:rFonts w:asciiTheme="majorHAnsi" w:hAnsiTheme="majorHAnsi"/>
        <w:color w:val="404040" w:themeColor="text1" w:themeTint="B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2598420</wp:posOffset>
              </wp:positionH>
              <wp:positionV relativeFrom="paragraph">
                <wp:posOffset>26670</wp:posOffset>
              </wp:positionV>
              <wp:extent cx="1676400" cy="262255"/>
              <wp:effectExtent l="0" t="0" r="0" b="0"/>
              <wp:wrapNone/>
              <wp:docPr id="18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64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2D0867" w14:textId="77777777" w:rsidR="002C43E0" w:rsidRDefault="006A0E1A">
                          <w:pPr>
                            <w:jc w:val="center"/>
                            <w:textAlignment w:val="baseline"/>
                            <w:rPr>
                              <w:lang w:val="en-IN"/>
                            </w:rPr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  <w:lang w:val="en-IN"/>
                            </w:rPr>
                            <w:t>Private &amp; Confidential</w:t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TextBox 1" o:spid="_x0000_s1026" o:spt="202" type="#_x0000_t202" style="position:absolute;left:0pt;margin-left:204.6pt;margin-top:2.1pt;height:20.65pt;width:132pt;z-index:251662336;mso-width-relative:page;mso-height-relative:page;" filled="f" stroked="f" coordsize="21600,21600" o:gfxdata="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KHNuZtYAAAAIAQAADwAA&#10;AAAAAAABACAAAAAiAAAAZHJzL2Rvd25yZXYueG1sUEsBAhQAFAAAAAgAh07iQCRv3+CmAQAAQgMA&#10;AA4AAAAAAAAAAQAgAAAAJQEAAGRycy9lMm9Eb2MueG1sUEsFBgAAAAAGAAYAWQEAAD0FAAAAAA==&#10;">
              <v:fill on="f" focussize="0,0"/>
              <v:stroke on="f"/>
              <v:imagedata o:title=""/>
              <o:lock v:ext="edit" aspectratio="f"/>
              <v:textbox inset="0.0999912510936133in,3.59968503937008pt,0.0999912510936133in,3.59968503937008pt" style="mso-fit-shape-to-text:t;">
                <w:txbxContent>
                  <w:p>
                    <w:pPr>
                      <w:jc w:val="center"/>
                      <w:textAlignment w:val="baseline"/>
                      <w:rPr>
                        <w:lang w:val="en-IN"/>
                      </w:rPr>
                    </w:pPr>
                    <w:r>
                      <w:rPr>
                        <w:rFonts w:cs="Arial"/>
                        <w:color w:val="7F7F7F" w:themeColor="background1" w:themeShade="80"/>
                        <w:kern w:val="24"/>
                        <w:lang w:val="en-IN"/>
                      </w:rPr>
                      <w:t>Private &amp; Confidential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-596900</wp:posOffset>
              </wp:positionH>
              <wp:positionV relativeFrom="paragraph">
                <wp:posOffset>-52705</wp:posOffset>
              </wp:positionV>
              <wp:extent cx="6858000" cy="0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47pt;margin-top:-4.15pt;height:0pt;width:540pt;z-index:251661312;mso-width-relative:page;mso-height-relative:page;" filled="f" stroked="t" coordsize="21600,21600" o:gfxdata="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jtYK&#10;EdcAAAAJAQAADwAAAAAAAAABACAAAAAiAAAAZHJzL2Rvd25yZXYueG1sUEsBAhQAFAAAAAgAh07i&#10;QCtVNBGxAQAAXgMAAA4AAAAAAAAAAQAgAAAAJgEAAGRycy9lMm9Eb2MueG1sUEsFBgAAAAAGAAYA&#10;WQEAAEkFAAAAAA==&#10;">
              <v:fill on="f" focussize="0,0"/>
              <v:stroke weight="2pt" color="#000000 [3213]" joinstyle="round"/>
              <v:imagedata o:title=""/>
              <o:lock v:ext="edit" aspectratio="f"/>
            </v:lin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posOffset>0</wp:posOffset>
              </wp:positionH>
              <wp:positionV relativeFrom="paragraph">
                <wp:posOffset>-3810</wp:posOffset>
              </wp:positionV>
              <wp:extent cx="830580" cy="262255"/>
              <wp:effectExtent l="0" t="0" r="0" b="0"/>
              <wp:wrapNone/>
              <wp:docPr id="1" name="Text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058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B3A2CAF" w14:textId="77777777" w:rsidR="002C43E0" w:rsidRDefault="006A0E1A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Page |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separate"/>
                          </w:r>
                          <w:r w:rsidR="00F84DDA">
                            <w:rPr>
                              <w:rStyle w:val="PageNumber"/>
                              <w:noProof/>
                              <w:color w:val="404040" w:themeColor="text1" w:themeTint="BF"/>
                            </w:rPr>
                            <w:t>12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81" type="#_x0000_t202" style="position:absolute;margin-left:0;margin-top:-.3pt;width:65.4pt;height:20.65pt;z-index:25166028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" filled="f" stroked="f">
              <v:textbox style="mso-fit-shape-to-text:t" inset="2.53978mm,1.2699mm,2.53978mm,1.2699mm">
                <w:txbxContent>
                  <w:p w14:paraId="2B3A2CAF" w14:textId="77777777" w:rsidR="002C43E0" w:rsidRDefault="006A0E1A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Page |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begin"/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separate"/>
                    </w:r>
                    <w:r w:rsidR="00F84DDA">
                      <w:rPr>
                        <w:rStyle w:val="PageNumber"/>
                        <w:noProof/>
                        <w:color w:val="404040" w:themeColor="text1" w:themeTint="BF"/>
                      </w:rPr>
                      <w:t>12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-800100</wp:posOffset>
              </wp:positionH>
              <wp:positionV relativeFrom="paragraph">
                <wp:posOffset>12700</wp:posOffset>
              </wp:positionV>
              <wp:extent cx="3098165" cy="262255"/>
              <wp:effectExtent l="0" t="0" r="0" b="0"/>
              <wp:wrapNone/>
              <wp:docPr id="3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98165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A32120" w14:textId="77777777" w:rsidR="002C43E0" w:rsidRDefault="006A0E1A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© 2018 Mobiliya. All Rights Reserved</w:t>
                          </w:r>
                        </w:p>
                      </w:txbxContent>
                    </wps:txbx>
                    <wps:bodyPr wrap="non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TextBox 1" o:spid="_x0000_s1026" o:spt="202" type="#_x0000_t202" style="position:absolute;left:0pt;margin-left:-63pt;margin-top:1pt;height:20.65pt;width:243.95pt;mso-wrap-style:none;z-index:251659264;mso-width-relative:page;mso-height-relative:page;" filled="f" stroked="f" coordsize="21600,21600" o:gfxdata="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EzMckTXAAAACQEAAA8A&#10;AAAAAAAAAQAgAAAAIgAAAGRycy9kb3ducmV2LnhtbFBLAQIUABQAAAAIAIdO4kBPLg45pgEAAD8D&#10;AAAOAAAAAAAAAAEAIAAAACYBAABkcnMvZTJvRG9jLnhtbFBLBQYAAAAABgAGAFkBAAA+BQAAAAA=&#10;">
              <v:fill on="f" focussize="0,0"/>
              <v:stroke on="f"/>
              <v:imagedata o:title=""/>
              <o:lock v:ext="edit" aspectratio="f"/>
              <v:textbox inset="0.0999912510936133in,3.59968503937008pt,0.0999912510936133in,3.59968503937008pt" style="mso-fit-shape-to-text:t;">
                <w:txbxContent>
                  <w:p>
                    <w:pPr>
                      <w:textAlignment w:val="baseline"/>
                    </w:pPr>
                    <w:r>
                      <w:rPr>
                        <w:rFonts w:cs="Arial"/>
                        <w:color w:val="7F7F7F" w:themeColor="background1" w:themeShade="80"/>
                        <w:kern w:val="24"/>
                      </w:rPr>
                      <w:t>© 2018 Mobiliya. All Rights Reserved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14:paraId="223A89E4" w14:textId="77777777" w:rsidR="002C43E0" w:rsidRDefault="002C43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71FD54" w14:textId="77777777" w:rsidR="006A0E1A" w:rsidRDefault="006A0E1A">
      <w:pPr>
        <w:spacing w:after="0" w:line="240" w:lineRule="auto"/>
      </w:pPr>
      <w:r>
        <w:separator/>
      </w:r>
    </w:p>
  </w:footnote>
  <w:footnote w:type="continuationSeparator" w:id="0">
    <w:p w14:paraId="19C52F4B" w14:textId="77777777" w:rsidR="006A0E1A" w:rsidRDefault="006A0E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B2548C" w14:textId="77777777" w:rsidR="002C43E0" w:rsidRDefault="006A0E1A">
    <w:pPr>
      <w:pStyle w:val="Header"/>
      <w:pBdr>
        <w:bottom w:val="single" w:sz="6" w:space="18" w:color="auto"/>
      </w:pBdr>
      <w:rPr>
        <w:b/>
        <w:color w:val="000000" w:themeColor="text1"/>
        <w:sz w:val="26"/>
      </w:rPr>
    </w:pPr>
    <w:r>
      <w:rPr>
        <w:noProof/>
        <w:color w:val="000000" w:themeColor="text1"/>
        <w:lang w:bidi="ar-SA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-298450</wp:posOffset>
          </wp:positionH>
          <wp:positionV relativeFrom="paragraph">
            <wp:posOffset>-297180</wp:posOffset>
          </wp:positionV>
          <wp:extent cx="2160270" cy="641350"/>
          <wp:effectExtent l="0" t="0" r="0" b="6350"/>
          <wp:wrapNone/>
          <wp:docPr id="93" name="Pictur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" name="Picture 9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0365"/>
                  <a:stretch>
                    <a:fillRect/>
                  </a:stretch>
                </pic:blipFill>
                <pic:spPr>
                  <a:xfrm>
                    <a:off x="0" y="0"/>
                    <a:ext cx="2160498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color w:val="000000" w:themeColor="text1"/>
        <w:sz w:val="26"/>
      </w:rPr>
      <w:tab/>
    </w:r>
    <w:r>
      <w:rPr>
        <w:b/>
        <w:color w:val="000000" w:themeColor="text1"/>
        <w:sz w:val="26"/>
      </w:rPr>
      <w:tab/>
      <w:t>Mobiliya Fleet Management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1D4E417"/>
    <w:multiLevelType w:val="singleLevel"/>
    <w:tmpl w:val="B1D4E417"/>
    <w:lvl w:ilvl="0">
      <w:start w:val="1"/>
      <w:numFmt w:val="decimal"/>
      <w:suff w:val="space"/>
      <w:lvlText w:val="%1."/>
      <w:lvlJc w:val="left"/>
    </w:lvl>
  </w:abstractNum>
  <w:abstractNum w:abstractNumId="1">
    <w:nsid w:val="05D60260"/>
    <w:multiLevelType w:val="multilevel"/>
    <w:tmpl w:val="05D602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1A42F6"/>
    <w:multiLevelType w:val="multilevel"/>
    <w:tmpl w:val="061A42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B0B4A"/>
    <w:multiLevelType w:val="multilevel"/>
    <w:tmpl w:val="0BDB0B4A"/>
    <w:lvl w:ilvl="0">
      <w:start w:val="1"/>
      <w:numFmt w:val="bullet"/>
      <w:lvlText w:val=""/>
      <w:lvlJc w:val="left"/>
      <w:pPr>
        <w:ind w:left="12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4">
    <w:nsid w:val="12AF781D"/>
    <w:multiLevelType w:val="multilevel"/>
    <w:tmpl w:val="12AF78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FF7303"/>
    <w:multiLevelType w:val="multilevel"/>
    <w:tmpl w:val="12FF7303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30C6700"/>
    <w:multiLevelType w:val="multilevel"/>
    <w:tmpl w:val="130C67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B9594A"/>
    <w:multiLevelType w:val="multilevel"/>
    <w:tmpl w:val="1AB959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23DC6D83"/>
    <w:multiLevelType w:val="multilevel"/>
    <w:tmpl w:val="23DC6D83"/>
    <w:lvl w:ilvl="0">
      <w:start w:val="1"/>
      <w:numFmt w:val="lowerLetter"/>
      <w:lvlText w:val="%1."/>
      <w:lvlJc w:val="left"/>
    </w:lvl>
    <w:lvl w:ilvl="1">
      <w:start w:val="1"/>
      <w:numFmt w:val="lowerRoman"/>
      <w:lvlText w:val="%2.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9">
    <w:nsid w:val="24254EAB"/>
    <w:multiLevelType w:val="multilevel"/>
    <w:tmpl w:val="24254EA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0247DD"/>
    <w:multiLevelType w:val="multilevel"/>
    <w:tmpl w:val="260247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7A39D2"/>
    <w:multiLevelType w:val="multilevel"/>
    <w:tmpl w:val="277A3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B63978"/>
    <w:multiLevelType w:val="multilevel"/>
    <w:tmpl w:val="27B639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769" w:hanging="590"/>
      </w:pPr>
      <w:rPr>
        <w:rFonts w:eastAsiaTheme="majorEastAsia" w:cstheme="majorBidi" w:hint="default"/>
        <w:color w:val="4F81BD" w:themeColor="accent1"/>
        <w:sz w:val="26"/>
      </w:rPr>
    </w:lvl>
    <w:lvl w:ilvl="2">
      <w:start w:val="5"/>
      <w:numFmt w:val="decimal"/>
      <w:isLgl/>
      <w:lvlText w:val="%1.%2.%3"/>
      <w:lvlJc w:val="left"/>
      <w:pPr>
        <w:ind w:left="1078" w:hanging="720"/>
      </w:pPr>
      <w:rPr>
        <w:rFonts w:eastAsiaTheme="majorEastAsia" w:cstheme="majorBidi" w:hint="default"/>
        <w:color w:val="4F81BD" w:themeColor="accent1"/>
        <w:sz w:val="26"/>
      </w:rPr>
    </w:lvl>
    <w:lvl w:ilvl="3">
      <w:start w:val="1"/>
      <w:numFmt w:val="decimal"/>
      <w:isLgl/>
      <w:lvlText w:val="%1.%2.%3.%4"/>
      <w:lvlJc w:val="left"/>
      <w:pPr>
        <w:ind w:left="1257" w:hanging="720"/>
      </w:pPr>
      <w:rPr>
        <w:rFonts w:eastAsiaTheme="majorEastAsia" w:cstheme="majorBidi" w:hint="default"/>
        <w:color w:val="4F81BD" w:themeColor="accent1"/>
        <w:sz w:val="26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eastAsiaTheme="majorEastAsia" w:cstheme="majorBidi" w:hint="default"/>
        <w:color w:val="4F81BD" w:themeColor="accent1"/>
        <w:sz w:val="26"/>
      </w:rPr>
    </w:lvl>
    <w:lvl w:ilvl="5">
      <w:start w:val="1"/>
      <w:numFmt w:val="decimal"/>
      <w:isLgl/>
      <w:lvlText w:val="%1.%2.%3.%4.%5.%6"/>
      <w:lvlJc w:val="left"/>
      <w:pPr>
        <w:ind w:left="1975" w:hanging="1080"/>
      </w:pPr>
      <w:rPr>
        <w:rFonts w:eastAsiaTheme="majorEastAsia" w:cstheme="majorBidi" w:hint="default"/>
        <w:color w:val="4F81BD" w:themeColor="accent1"/>
        <w:sz w:val="26"/>
      </w:rPr>
    </w:lvl>
    <w:lvl w:ilvl="6">
      <w:start w:val="1"/>
      <w:numFmt w:val="decimal"/>
      <w:isLgl/>
      <w:lvlText w:val="%1.%2.%3.%4.%5.%6.%7"/>
      <w:lvlJc w:val="left"/>
      <w:pPr>
        <w:ind w:left="2514" w:hanging="1440"/>
      </w:pPr>
      <w:rPr>
        <w:rFonts w:eastAsiaTheme="majorEastAsia" w:cstheme="majorBidi" w:hint="default"/>
        <w:color w:val="4F81BD" w:themeColor="accent1"/>
        <w:sz w:val="26"/>
      </w:rPr>
    </w:lvl>
    <w:lvl w:ilvl="7">
      <w:start w:val="1"/>
      <w:numFmt w:val="decimal"/>
      <w:isLgl/>
      <w:lvlText w:val="%1.%2.%3.%4.%5.%6.%7.%8"/>
      <w:lvlJc w:val="left"/>
      <w:pPr>
        <w:ind w:left="2693" w:hanging="1440"/>
      </w:pPr>
      <w:rPr>
        <w:rFonts w:eastAsiaTheme="majorEastAsia" w:cstheme="majorBidi" w:hint="default"/>
        <w:color w:val="4F81BD" w:themeColor="accent1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872" w:hanging="1440"/>
      </w:pPr>
      <w:rPr>
        <w:rFonts w:eastAsiaTheme="majorEastAsia" w:cstheme="majorBidi" w:hint="default"/>
        <w:color w:val="4F81BD" w:themeColor="accent1"/>
        <w:sz w:val="26"/>
      </w:rPr>
    </w:lvl>
  </w:abstractNum>
  <w:abstractNum w:abstractNumId="13">
    <w:nsid w:val="28212ACB"/>
    <w:multiLevelType w:val="multilevel"/>
    <w:tmpl w:val="28212ACB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D320B0D"/>
    <w:multiLevelType w:val="multilevel"/>
    <w:tmpl w:val="2D320B0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7E1F70"/>
    <w:multiLevelType w:val="multilevel"/>
    <w:tmpl w:val="2F7E1F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226C79"/>
    <w:multiLevelType w:val="multilevel"/>
    <w:tmpl w:val="33226C7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7A1BF1"/>
    <w:multiLevelType w:val="multilevel"/>
    <w:tmpl w:val="337A1BF1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D1A61C1"/>
    <w:multiLevelType w:val="multilevel"/>
    <w:tmpl w:val="3D1A61C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CE5A7B"/>
    <w:multiLevelType w:val="multilevel"/>
    <w:tmpl w:val="3DCE5A7B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3F85036E"/>
    <w:multiLevelType w:val="multilevel"/>
    <w:tmpl w:val="3F8503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B5751D"/>
    <w:multiLevelType w:val="multilevel"/>
    <w:tmpl w:val="41B575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7C51A2"/>
    <w:multiLevelType w:val="multilevel"/>
    <w:tmpl w:val="4D7C51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DC43D4"/>
    <w:multiLevelType w:val="multilevel"/>
    <w:tmpl w:val="4DDC43D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5C0784E"/>
    <w:multiLevelType w:val="multilevel"/>
    <w:tmpl w:val="55C0784E"/>
    <w:lvl w:ilvl="0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5">
    <w:nsid w:val="55FC63BA"/>
    <w:multiLevelType w:val="multilevel"/>
    <w:tmpl w:val="55FC63BA"/>
    <w:lvl w:ilvl="0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26">
    <w:nsid w:val="5ABF2C5C"/>
    <w:multiLevelType w:val="multilevel"/>
    <w:tmpl w:val="5ABF2C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9771CC"/>
    <w:multiLevelType w:val="multilevel"/>
    <w:tmpl w:val="5F9771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2F4065"/>
    <w:multiLevelType w:val="multilevel"/>
    <w:tmpl w:val="602F406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7C4AAA"/>
    <w:multiLevelType w:val="singleLevel"/>
    <w:tmpl w:val="627C4A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30">
    <w:nsid w:val="6885764D"/>
    <w:multiLevelType w:val="multilevel"/>
    <w:tmpl w:val="6885764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>
    <w:nsid w:val="6BFD1705"/>
    <w:multiLevelType w:val="multilevel"/>
    <w:tmpl w:val="6BFD17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C93C99"/>
    <w:multiLevelType w:val="multilevel"/>
    <w:tmpl w:val="6CC93C9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D214E2"/>
    <w:multiLevelType w:val="multilevel"/>
    <w:tmpl w:val="6CD214E2"/>
    <w:lvl w:ilvl="0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4">
    <w:nsid w:val="74F826D6"/>
    <w:multiLevelType w:val="multilevel"/>
    <w:tmpl w:val="74F82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0221BA"/>
    <w:multiLevelType w:val="multilevel"/>
    <w:tmpl w:val="790221B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792723FB"/>
    <w:multiLevelType w:val="multilevel"/>
    <w:tmpl w:val="792723FB"/>
    <w:lvl w:ilvl="0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37">
    <w:nsid w:val="7AFE47AE"/>
    <w:multiLevelType w:val="multilevel"/>
    <w:tmpl w:val="7AFE47AE"/>
    <w:lvl w:ilvl="0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38">
    <w:nsid w:val="7ED62F42"/>
    <w:multiLevelType w:val="multilevel"/>
    <w:tmpl w:val="7ED62F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4"/>
  </w:num>
  <w:num w:numId="4">
    <w:abstractNumId w:val="16"/>
  </w:num>
  <w:num w:numId="5">
    <w:abstractNumId w:val="1"/>
  </w:num>
  <w:num w:numId="6">
    <w:abstractNumId w:val="33"/>
  </w:num>
  <w:num w:numId="7">
    <w:abstractNumId w:val="38"/>
  </w:num>
  <w:num w:numId="8">
    <w:abstractNumId w:val="34"/>
  </w:num>
  <w:num w:numId="9">
    <w:abstractNumId w:val="30"/>
  </w:num>
  <w:num w:numId="10">
    <w:abstractNumId w:val="8"/>
  </w:num>
  <w:num w:numId="11">
    <w:abstractNumId w:val="32"/>
  </w:num>
  <w:num w:numId="12">
    <w:abstractNumId w:val="20"/>
  </w:num>
  <w:num w:numId="13">
    <w:abstractNumId w:val="18"/>
  </w:num>
  <w:num w:numId="14">
    <w:abstractNumId w:val="21"/>
  </w:num>
  <w:num w:numId="15">
    <w:abstractNumId w:val="0"/>
  </w:num>
  <w:num w:numId="16">
    <w:abstractNumId w:val="2"/>
  </w:num>
  <w:num w:numId="17">
    <w:abstractNumId w:val="27"/>
  </w:num>
  <w:num w:numId="18">
    <w:abstractNumId w:val="6"/>
  </w:num>
  <w:num w:numId="19">
    <w:abstractNumId w:val="12"/>
  </w:num>
  <w:num w:numId="20">
    <w:abstractNumId w:val="10"/>
  </w:num>
  <w:num w:numId="21">
    <w:abstractNumId w:val="28"/>
  </w:num>
  <w:num w:numId="22">
    <w:abstractNumId w:val="5"/>
  </w:num>
  <w:num w:numId="23">
    <w:abstractNumId w:val="22"/>
  </w:num>
  <w:num w:numId="24">
    <w:abstractNumId w:val="15"/>
  </w:num>
  <w:num w:numId="25">
    <w:abstractNumId w:val="14"/>
  </w:num>
  <w:num w:numId="26">
    <w:abstractNumId w:val="24"/>
  </w:num>
  <w:num w:numId="27">
    <w:abstractNumId w:val="29"/>
  </w:num>
  <w:num w:numId="28">
    <w:abstractNumId w:val="19"/>
  </w:num>
  <w:num w:numId="29">
    <w:abstractNumId w:val="35"/>
  </w:num>
  <w:num w:numId="30">
    <w:abstractNumId w:val="11"/>
  </w:num>
  <w:num w:numId="31">
    <w:abstractNumId w:val="13"/>
  </w:num>
  <w:num w:numId="32">
    <w:abstractNumId w:val="37"/>
  </w:num>
  <w:num w:numId="33">
    <w:abstractNumId w:val="36"/>
  </w:num>
  <w:num w:numId="34">
    <w:abstractNumId w:val="3"/>
  </w:num>
  <w:num w:numId="35">
    <w:abstractNumId w:val="31"/>
  </w:num>
  <w:num w:numId="36">
    <w:abstractNumId w:val="23"/>
  </w:num>
  <w:num w:numId="37">
    <w:abstractNumId w:val="25"/>
  </w:num>
  <w:num w:numId="38">
    <w:abstractNumId w:val="26"/>
  </w:num>
  <w:num w:numId="39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Radhika Bakre">
    <w15:presenceInfo w15:providerId="None" w15:userId="Radhika Bakre"/>
  </w15:person>
  <w15:person w15:author="Kunal">
    <w15:presenceInfo w15:providerId="None" w15:userId="Kun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1NDU2NDA0NDeyNDZR0lEKTi0uzszPAymwrAUACPV+mCwAAAA="/>
  </w:docVars>
  <w:rsids>
    <w:rsidRoot w:val="004F7F5C"/>
    <w:rsid w:val="00001554"/>
    <w:rsid w:val="0000317B"/>
    <w:rsid w:val="00003D7D"/>
    <w:rsid w:val="00005600"/>
    <w:rsid w:val="0000571F"/>
    <w:rsid w:val="000060E0"/>
    <w:rsid w:val="000104BF"/>
    <w:rsid w:val="00012AC7"/>
    <w:rsid w:val="00014DC3"/>
    <w:rsid w:val="0001716D"/>
    <w:rsid w:val="000174C6"/>
    <w:rsid w:val="00017700"/>
    <w:rsid w:val="000208ED"/>
    <w:rsid w:val="00020C3C"/>
    <w:rsid w:val="00023F32"/>
    <w:rsid w:val="00024B68"/>
    <w:rsid w:val="000262D8"/>
    <w:rsid w:val="0002748B"/>
    <w:rsid w:val="00031052"/>
    <w:rsid w:val="00031191"/>
    <w:rsid w:val="00031205"/>
    <w:rsid w:val="00031F5E"/>
    <w:rsid w:val="00035AE9"/>
    <w:rsid w:val="00036A29"/>
    <w:rsid w:val="0003797E"/>
    <w:rsid w:val="00037CC4"/>
    <w:rsid w:val="0004005E"/>
    <w:rsid w:val="00041055"/>
    <w:rsid w:val="000445EB"/>
    <w:rsid w:val="00044CBF"/>
    <w:rsid w:val="00044E85"/>
    <w:rsid w:val="00045E75"/>
    <w:rsid w:val="00046E75"/>
    <w:rsid w:val="00047AAA"/>
    <w:rsid w:val="00052DF4"/>
    <w:rsid w:val="000538EE"/>
    <w:rsid w:val="00053A81"/>
    <w:rsid w:val="00053EA3"/>
    <w:rsid w:val="00054B73"/>
    <w:rsid w:val="00055C40"/>
    <w:rsid w:val="00057558"/>
    <w:rsid w:val="00057D40"/>
    <w:rsid w:val="0006008B"/>
    <w:rsid w:val="00060AD4"/>
    <w:rsid w:val="000614D0"/>
    <w:rsid w:val="00062AA4"/>
    <w:rsid w:val="00064F28"/>
    <w:rsid w:val="0006514F"/>
    <w:rsid w:val="00065386"/>
    <w:rsid w:val="0006780D"/>
    <w:rsid w:val="00067AB1"/>
    <w:rsid w:val="00071DB0"/>
    <w:rsid w:val="000744B6"/>
    <w:rsid w:val="00075190"/>
    <w:rsid w:val="00075B2A"/>
    <w:rsid w:val="00081D2B"/>
    <w:rsid w:val="000850BF"/>
    <w:rsid w:val="00085817"/>
    <w:rsid w:val="00087086"/>
    <w:rsid w:val="00090BCC"/>
    <w:rsid w:val="00090CEB"/>
    <w:rsid w:val="0009174F"/>
    <w:rsid w:val="00091C63"/>
    <w:rsid w:val="0009442E"/>
    <w:rsid w:val="0009492C"/>
    <w:rsid w:val="00094F14"/>
    <w:rsid w:val="00096586"/>
    <w:rsid w:val="000970B3"/>
    <w:rsid w:val="00097391"/>
    <w:rsid w:val="00097B9A"/>
    <w:rsid w:val="000A0EA0"/>
    <w:rsid w:val="000A1001"/>
    <w:rsid w:val="000A10A9"/>
    <w:rsid w:val="000A1305"/>
    <w:rsid w:val="000A1493"/>
    <w:rsid w:val="000A56AB"/>
    <w:rsid w:val="000A6316"/>
    <w:rsid w:val="000A68A5"/>
    <w:rsid w:val="000B143B"/>
    <w:rsid w:val="000B1F19"/>
    <w:rsid w:val="000B258C"/>
    <w:rsid w:val="000B2891"/>
    <w:rsid w:val="000B2F2E"/>
    <w:rsid w:val="000B4DB4"/>
    <w:rsid w:val="000B50CC"/>
    <w:rsid w:val="000C1E07"/>
    <w:rsid w:val="000C43E3"/>
    <w:rsid w:val="000C5705"/>
    <w:rsid w:val="000C57C6"/>
    <w:rsid w:val="000C7B38"/>
    <w:rsid w:val="000D0F66"/>
    <w:rsid w:val="000D2576"/>
    <w:rsid w:val="000D3BDB"/>
    <w:rsid w:val="000D556E"/>
    <w:rsid w:val="000D56D2"/>
    <w:rsid w:val="000D6143"/>
    <w:rsid w:val="000D7261"/>
    <w:rsid w:val="000D786E"/>
    <w:rsid w:val="000E0399"/>
    <w:rsid w:val="000E0A13"/>
    <w:rsid w:val="000E383E"/>
    <w:rsid w:val="000E3AC7"/>
    <w:rsid w:val="000E4543"/>
    <w:rsid w:val="000E59B1"/>
    <w:rsid w:val="000E69A2"/>
    <w:rsid w:val="000F0BBC"/>
    <w:rsid w:val="000F1135"/>
    <w:rsid w:val="000F24AD"/>
    <w:rsid w:val="000F35A4"/>
    <w:rsid w:val="000F46DD"/>
    <w:rsid w:val="000F6E7B"/>
    <w:rsid w:val="001004B9"/>
    <w:rsid w:val="001004E3"/>
    <w:rsid w:val="0010076E"/>
    <w:rsid w:val="00103A5B"/>
    <w:rsid w:val="00103B69"/>
    <w:rsid w:val="00111626"/>
    <w:rsid w:val="00112C2A"/>
    <w:rsid w:val="0011335B"/>
    <w:rsid w:val="0011662A"/>
    <w:rsid w:val="00117164"/>
    <w:rsid w:val="00117BCC"/>
    <w:rsid w:val="0012083A"/>
    <w:rsid w:val="001225E7"/>
    <w:rsid w:val="001258A8"/>
    <w:rsid w:val="00125936"/>
    <w:rsid w:val="00126264"/>
    <w:rsid w:val="00126EC2"/>
    <w:rsid w:val="0012738A"/>
    <w:rsid w:val="00127683"/>
    <w:rsid w:val="00131CF8"/>
    <w:rsid w:val="00132CD4"/>
    <w:rsid w:val="00133FE3"/>
    <w:rsid w:val="001357E5"/>
    <w:rsid w:val="0013638D"/>
    <w:rsid w:val="00136657"/>
    <w:rsid w:val="00137A4A"/>
    <w:rsid w:val="0014146C"/>
    <w:rsid w:val="001442AF"/>
    <w:rsid w:val="00147A90"/>
    <w:rsid w:val="0015156C"/>
    <w:rsid w:val="00152E14"/>
    <w:rsid w:val="00155BBE"/>
    <w:rsid w:val="00160B9D"/>
    <w:rsid w:val="001619A8"/>
    <w:rsid w:val="00161BEF"/>
    <w:rsid w:val="00162DFA"/>
    <w:rsid w:val="00163C64"/>
    <w:rsid w:val="00163CDF"/>
    <w:rsid w:val="00163DDC"/>
    <w:rsid w:val="00163F81"/>
    <w:rsid w:val="00165D01"/>
    <w:rsid w:val="00165D29"/>
    <w:rsid w:val="00165F36"/>
    <w:rsid w:val="001664BE"/>
    <w:rsid w:val="001676DB"/>
    <w:rsid w:val="00177F69"/>
    <w:rsid w:val="00180C80"/>
    <w:rsid w:val="00180E89"/>
    <w:rsid w:val="001821A6"/>
    <w:rsid w:val="0018225E"/>
    <w:rsid w:val="0018306A"/>
    <w:rsid w:val="00183776"/>
    <w:rsid w:val="00190DB3"/>
    <w:rsid w:val="00193546"/>
    <w:rsid w:val="001941BF"/>
    <w:rsid w:val="00194647"/>
    <w:rsid w:val="0019641C"/>
    <w:rsid w:val="00196B40"/>
    <w:rsid w:val="0019700F"/>
    <w:rsid w:val="0019736A"/>
    <w:rsid w:val="001976DC"/>
    <w:rsid w:val="001A01A5"/>
    <w:rsid w:val="001A3A20"/>
    <w:rsid w:val="001A3E15"/>
    <w:rsid w:val="001A525A"/>
    <w:rsid w:val="001A645D"/>
    <w:rsid w:val="001A75E0"/>
    <w:rsid w:val="001B0064"/>
    <w:rsid w:val="001B160B"/>
    <w:rsid w:val="001B18C7"/>
    <w:rsid w:val="001B28AC"/>
    <w:rsid w:val="001B2D50"/>
    <w:rsid w:val="001B3F24"/>
    <w:rsid w:val="001B42C3"/>
    <w:rsid w:val="001B5813"/>
    <w:rsid w:val="001C006F"/>
    <w:rsid w:val="001C1E1C"/>
    <w:rsid w:val="001C1FD8"/>
    <w:rsid w:val="001C2FEE"/>
    <w:rsid w:val="001C320F"/>
    <w:rsid w:val="001C4326"/>
    <w:rsid w:val="001D3B76"/>
    <w:rsid w:val="001D45C2"/>
    <w:rsid w:val="001D55C9"/>
    <w:rsid w:val="001D7F41"/>
    <w:rsid w:val="001E0537"/>
    <w:rsid w:val="001E4941"/>
    <w:rsid w:val="001E4F40"/>
    <w:rsid w:val="001E651E"/>
    <w:rsid w:val="001F069F"/>
    <w:rsid w:val="001F46FC"/>
    <w:rsid w:val="001F4BD6"/>
    <w:rsid w:val="001F63C2"/>
    <w:rsid w:val="001F793A"/>
    <w:rsid w:val="00200E3D"/>
    <w:rsid w:val="002024C1"/>
    <w:rsid w:val="00206F98"/>
    <w:rsid w:val="002071B4"/>
    <w:rsid w:val="00212486"/>
    <w:rsid w:val="002126E1"/>
    <w:rsid w:val="00212760"/>
    <w:rsid w:val="00212E34"/>
    <w:rsid w:val="00215714"/>
    <w:rsid w:val="00215F7D"/>
    <w:rsid w:val="0022073F"/>
    <w:rsid w:val="0022344E"/>
    <w:rsid w:val="002234A9"/>
    <w:rsid w:val="00223679"/>
    <w:rsid w:val="00224255"/>
    <w:rsid w:val="002253CA"/>
    <w:rsid w:val="0022659B"/>
    <w:rsid w:val="0022692A"/>
    <w:rsid w:val="00230DE6"/>
    <w:rsid w:val="002331EA"/>
    <w:rsid w:val="00235CC9"/>
    <w:rsid w:val="002368C3"/>
    <w:rsid w:val="00236A13"/>
    <w:rsid w:val="00244272"/>
    <w:rsid w:val="00244282"/>
    <w:rsid w:val="0025139B"/>
    <w:rsid w:val="002521EB"/>
    <w:rsid w:val="00253F0E"/>
    <w:rsid w:val="00255E1F"/>
    <w:rsid w:val="00256352"/>
    <w:rsid w:val="0026054B"/>
    <w:rsid w:val="0026111B"/>
    <w:rsid w:val="00263931"/>
    <w:rsid w:val="002670B0"/>
    <w:rsid w:val="00274466"/>
    <w:rsid w:val="00274F2A"/>
    <w:rsid w:val="002756E9"/>
    <w:rsid w:val="00277CC6"/>
    <w:rsid w:val="00284F36"/>
    <w:rsid w:val="00285244"/>
    <w:rsid w:val="0029033D"/>
    <w:rsid w:val="00290A54"/>
    <w:rsid w:val="00294C77"/>
    <w:rsid w:val="00294DCC"/>
    <w:rsid w:val="00296BF0"/>
    <w:rsid w:val="00296DAB"/>
    <w:rsid w:val="00297A00"/>
    <w:rsid w:val="00297CF5"/>
    <w:rsid w:val="002A0641"/>
    <w:rsid w:val="002A0834"/>
    <w:rsid w:val="002A4164"/>
    <w:rsid w:val="002A501E"/>
    <w:rsid w:val="002A73A0"/>
    <w:rsid w:val="002B08E6"/>
    <w:rsid w:val="002B24FA"/>
    <w:rsid w:val="002B253C"/>
    <w:rsid w:val="002B2691"/>
    <w:rsid w:val="002B284F"/>
    <w:rsid w:val="002B3932"/>
    <w:rsid w:val="002B71B7"/>
    <w:rsid w:val="002B780B"/>
    <w:rsid w:val="002C0171"/>
    <w:rsid w:val="002C0220"/>
    <w:rsid w:val="002C1908"/>
    <w:rsid w:val="002C34EA"/>
    <w:rsid w:val="002C43E0"/>
    <w:rsid w:val="002C517E"/>
    <w:rsid w:val="002C6818"/>
    <w:rsid w:val="002D0309"/>
    <w:rsid w:val="002D117D"/>
    <w:rsid w:val="002D3A30"/>
    <w:rsid w:val="002D3D6B"/>
    <w:rsid w:val="002D4EBF"/>
    <w:rsid w:val="002D6E95"/>
    <w:rsid w:val="002E0A32"/>
    <w:rsid w:val="002E104C"/>
    <w:rsid w:val="002E3DE9"/>
    <w:rsid w:val="002E4D4F"/>
    <w:rsid w:val="002E6F07"/>
    <w:rsid w:val="002F59A0"/>
    <w:rsid w:val="00301C8A"/>
    <w:rsid w:val="00302AFA"/>
    <w:rsid w:val="00303239"/>
    <w:rsid w:val="00304129"/>
    <w:rsid w:val="003067EB"/>
    <w:rsid w:val="00306B4D"/>
    <w:rsid w:val="00306FF6"/>
    <w:rsid w:val="00310FF4"/>
    <w:rsid w:val="00312C84"/>
    <w:rsid w:val="00314603"/>
    <w:rsid w:val="00314A73"/>
    <w:rsid w:val="00316226"/>
    <w:rsid w:val="0032042A"/>
    <w:rsid w:val="003219AE"/>
    <w:rsid w:val="00323499"/>
    <w:rsid w:val="003244F7"/>
    <w:rsid w:val="0032583C"/>
    <w:rsid w:val="00331272"/>
    <w:rsid w:val="003326BA"/>
    <w:rsid w:val="00332759"/>
    <w:rsid w:val="00334053"/>
    <w:rsid w:val="003350B9"/>
    <w:rsid w:val="003360AA"/>
    <w:rsid w:val="003400EA"/>
    <w:rsid w:val="0034032E"/>
    <w:rsid w:val="00340DE0"/>
    <w:rsid w:val="00342825"/>
    <w:rsid w:val="00342E65"/>
    <w:rsid w:val="00343705"/>
    <w:rsid w:val="00343A9E"/>
    <w:rsid w:val="003456CD"/>
    <w:rsid w:val="00346AC9"/>
    <w:rsid w:val="00347C55"/>
    <w:rsid w:val="00350F4E"/>
    <w:rsid w:val="0035220D"/>
    <w:rsid w:val="0035355B"/>
    <w:rsid w:val="003558B0"/>
    <w:rsid w:val="00356345"/>
    <w:rsid w:val="003564AE"/>
    <w:rsid w:val="0035752A"/>
    <w:rsid w:val="00357EE0"/>
    <w:rsid w:val="00360217"/>
    <w:rsid w:val="00360807"/>
    <w:rsid w:val="00361326"/>
    <w:rsid w:val="0036380D"/>
    <w:rsid w:val="0036504B"/>
    <w:rsid w:val="00367F88"/>
    <w:rsid w:val="0037002A"/>
    <w:rsid w:val="00373DED"/>
    <w:rsid w:val="00374AC3"/>
    <w:rsid w:val="003753A1"/>
    <w:rsid w:val="003767A6"/>
    <w:rsid w:val="00376E35"/>
    <w:rsid w:val="003841DA"/>
    <w:rsid w:val="00384D44"/>
    <w:rsid w:val="00384FFB"/>
    <w:rsid w:val="00385E02"/>
    <w:rsid w:val="00386040"/>
    <w:rsid w:val="00386253"/>
    <w:rsid w:val="00386620"/>
    <w:rsid w:val="00390FEC"/>
    <w:rsid w:val="00391AFC"/>
    <w:rsid w:val="00395731"/>
    <w:rsid w:val="0039592D"/>
    <w:rsid w:val="00397669"/>
    <w:rsid w:val="003A0672"/>
    <w:rsid w:val="003A0CC3"/>
    <w:rsid w:val="003A106F"/>
    <w:rsid w:val="003A1A14"/>
    <w:rsid w:val="003A2DF5"/>
    <w:rsid w:val="003A4A04"/>
    <w:rsid w:val="003B06D9"/>
    <w:rsid w:val="003B1F1A"/>
    <w:rsid w:val="003B2AA5"/>
    <w:rsid w:val="003B5903"/>
    <w:rsid w:val="003B600C"/>
    <w:rsid w:val="003B62EA"/>
    <w:rsid w:val="003C1846"/>
    <w:rsid w:val="003C4D2E"/>
    <w:rsid w:val="003D04D3"/>
    <w:rsid w:val="003D0C6C"/>
    <w:rsid w:val="003D113F"/>
    <w:rsid w:val="003D3C15"/>
    <w:rsid w:val="003D662E"/>
    <w:rsid w:val="003D7229"/>
    <w:rsid w:val="003E0C04"/>
    <w:rsid w:val="003E1BA4"/>
    <w:rsid w:val="003E2D0B"/>
    <w:rsid w:val="003E3FDF"/>
    <w:rsid w:val="003E4C56"/>
    <w:rsid w:val="003E59D3"/>
    <w:rsid w:val="003F132C"/>
    <w:rsid w:val="003F1E44"/>
    <w:rsid w:val="003F28DE"/>
    <w:rsid w:val="003F39A7"/>
    <w:rsid w:val="003F4139"/>
    <w:rsid w:val="003F4EF5"/>
    <w:rsid w:val="00402D99"/>
    <w:rsid w:val="004030BD"/>
    <w:rsid w:val="0040406F"/>
    <w:rsid w:val="00404F26"/>
    <w:rsid w:val="00404F9C"/>
    <w:rsid w:val="004056D9"/>
    <w:rsid w:val="00406DC1"/>
    <w:rsid w:val="00410D3C"/>
    <w:rsid w:val="00411EC0"/>
    <w:rsid w:val="00412948"/>
    <w:rsid w:val="00413059"/>
    <w:rsid w:val="004133AF"/>
    <w:rsid w:val="00414711"/>
    <w:rsid w:val="00414D54"/>
    <w:rsid w:val="00416383"/>
    <w:rsid w:val="00417502"/>
    <w:rsid w:val="0041758A"/>
    <w:rsid w:val="00417CA3"/>
    <w:rsid w:val="004206ED"/>
    <w:rsid w:val="00422D6C"/>
    <w:rsid w:val="004262DF"/>
    <w:rsid w:val="0042725F"/>
    <w:rsid w:val="00430473"/>
    <w:rsid w:val="00432889"/>
    <w:rsid w:val="00433191"/>
    <w:rsid w:val="004343BA"/>
    <w:rsid w:val="004343F5"/>
    <w:rsid w:val="00435598"/>
    <w:rsid w:val="004357F6"/>
    <w:rsid w:val="00435E43"/>
    <w:rsid w:val="0043751B"/>
    <w:rsid w:val="0043782E"/>
    <w:rsid w:val="00437847"/>
    <w:rsid w:val="00446258"/>
    <w:rsid w:val="00450288"/>
    <w:rsid w:val="00450459"/>
    <w:rsid w:val="00455187"/>
    <w:rsid w:val="0045590D"/>
    <w:rsid w:val="004601BA"/>
    <w:rsid w:val="004619EA"/>
    <w:rsid w:val="00461C77"/>
    <w:rsid w:val="00461D65"/>
    <w:rsid w:val="00463DE0"/>
    <w:rsid w:val="00466858"/>
    <w:rsid w:val="00473734"/>
    <w:rsid w:val="00476BA8"/>
    <w:rsid w:val="0047715B"/>
    <w:rsid w:val="004802E8"/>
    <w:rsid w:val="00480435"/>
    <w:rsid w:val="00482C94"/>
    <w:rsid w:val="00482EEA"/>
    <w:rsid w:val="00484E4B"/>
    <w:rsid w:val="004867D3"/>
    <w:rsid w:val="004900B9"/>
    <w:rsid w:val="00492610"/>
    <w:rsid w:val="004953B3"/>
    <w:rsid w:val="004962CF"/>
    <w:rsid w:val="00496578"/>
    <w:rsid w:val="004A2730"/>
    <w:rsid w:val="004A3855"/>
    <w:rsid w:val="004A385F"/>
    <w:rsid w:val="004A4C8B"/>
    <w:rsid w:val="004A522F"/>
    <w:rsid w:val="004A5DFF"/>
    <w:rsid w:val="004A7562"/>
    <w:rsid w:val="004B2988"/>
    <w:rsid w:val="004B5194"/>
    <w:rsid w:val="004B5AF3"/>
    <w:rsid w:val="004B75C6"/>
    <w:rsid w:val="004C0669"/>
    <w:rsid w:val="004C12BB"/>
    <w:rsid w:val="004C66A5"/>
    <w:rsid w:val="004D2164"/>
    <w:rsid w:val="004D4207"/>
    <w:rsid w:val="004D5CFE"/>
    <w:rsid w:val="004D5F41"/>
    <w:rsid w:val="004D6FB4"/>
    <w:rsid w:val="004E3E54"/>
    <w:rsid w:val="004E6FF3"/>
    <w:rsid w:val="004F2052"/>
    <w:rsid w:val="004F534A"/>
    <w:rsid w:val="004F53F3"/>
    <w:rsid w:val="004F575B"/>
    <w:rsid w:val="004F5F61"/>
    <w:rsid w:val="004F6D8B"/>
    <w:rsid w:val="004F7F5C"/>
    <w:rsid w:val="00502451"/>
    <w:rsid w:val="005024B1"/>
    <w:rsid w:val="0050307D"/>
    <w:rsid w:val="005038D6"/>
    <w:rsid w:val="00503D15"/>
    <w:rsid w:val="00504EF3"/>
    <w:rsid w:val="0050539C"/>
    <w:rsid w:val="00505B50"/>
    <w:rsid w:val="00506191"/>
    <w:rsid w:val="00511333"/>
    <w:rsid w:val="0051189C"/>
    <w:rsid w:val="00512C78"/>
    <w:rsid w:val="00516984"/>
    <w:rsid w:val="00520335"/>
    <w:rsid w:val="005206D6"/>
    <w:rsid w:val="00521EA1"/>
    <w:rsid w:val="00521EAE"/>
    <w:rsid w:val="00524772"/>
    <w:rsid w:val="00527167"/>
    <w:rsid w:val="005273AB"/>
    <w:rsid w:val="00527B71"/>
    <w:rsid w:val="00531152"/>
    <w:rsid w:val="00531B73"/>
    <w:rsid w:val="005339E7"/>
    <w:rsid w:val="005341FA"/>
    <w:rsid w:val="00537313"/>
    <w:rsid w:val="00537782"/>
    <w:rsid w:val="00540526"/>
    <w:rsid w:val="005408C6"/>
    <w:rsid w:val="00541278"/>
    <w:rsid w:val="005413AB"/>
    <w:rsid w:val="00542634"/>
    <w:rsid w:val="00542B24"/>
    <w:rsid w:val="00543C13"/>
    <w:rsid w:val="005452F3"/>
    <w:rsid w:val="00545624"/>
    <w:rsid w:val="0054641B"/>
    <w:rsid w:val="0054681B"/>
    <w:rsid w:val="0054744F"/>
    <w:rsid w:val="0054759C"/>
    <w:rsid w:val="00551DA2"/>
    <w:rsid w:val="005531EF"/>
    <w:rsid w:val="0055484E"/>
    <w:rsid w:val="00555A65"/>
    <w:rsid w:val="00555F12"/>
    <w:rsid w:val="00557168"/>
    <w:rsid w:val="005615DC"/>
    <w:rsid w:val="005634D1"/>
    <w:rsid w:val="00564194"/>
    <w:rsid w:val="0056613A"/>
    <w:rsid w:val="0056682F"/>
    <w:rsid w:val="00566E4A"/>
    <w:rsid w:val="00567E04"/>
    <w:rsid w:val="00570A46"/>
    <w:rsid w:val="00571696"/>
    <w:rsid w:val="00572065"/>
    <w:rsid w:val="005721A6"/>
    <w:rsid w:val="005729B7"/>
    <w:rsid w:val="0057328E"/>
    <w:rsid w:val="0057615C"/>
    <w:rsid w:val="005777DA"/>
    <w:rsid w:val="00580E59"/>
    <w:rsid w:val="00584284"/>
    <w:rsid w:val="00584B44"/>
    <w:rsid w:val="005862ED"/>
    <w:rsid w:val="005862FC"/>
    <w:rsid w:val="00590CEF"/>
    <w:rsid w:val="00592846"/>
    <w:rsid w:val="00592886"/>
    <w:rsid w:val="005941C6"/>
    <w:rsid w:val="00595095"/>
    <w:rsid w:val="00596B99"/>
    <w:rsid w:val="00597036"/>
    <w:rsid w:val="00597461"/>
    <w:rsid w:val="005A182F"/>
    <w:rsid w:val="005A2F58"/>
    <w:rsid w:val="005A3AB6"/>
    <w:rsid w:val="005A3E66"/>
    <w:rsid w:val="005B00E3"/>
    <w:rsid w:val="005B2440"/>
    <w:rsid w:val="005B45ED"/>
    <w:rsid w:val="005C2673"/>
    <w:rsid w:val="005C68C3"/>
    <w:rsid w:val="005D584B"/>
    <w:rsid w:val="005D62DF"/>
    <w:rsid w:val="005D688C"/>
    <w:rsid w:val="005E0DD8"/>
    <w:rsid w:val="005E1107"/>
    <w:rsid w:val="005E1708"/>
    <w:rsid w:val="005E178C"/>
    <w:rsid w:val="005E36A1"/>
    <w:rsid w:val="005E7BD2"/>
    <w:rsid w:val="005F28A4"/>
    <w:rsid w:val="005F38A3"/>
    <w:rsid w:val="005F4AB9"/>
    <w:rsid w:val="005F56E3"/>
    <w:rsid w:val="005F632E"/>
    <w:rsid w:val="005F6F29"/>
    <w:rsid w:val="00601C62"/>
    <w:rsid w:val="00602BC7"/>
    <w:rsid w:val="006046CE"/>
    <w:rsid w:val="0060531A"/>
    <w:rsid w:val="00605927"/>
    <w:rsid w:val="0061453D"/>
    <w:rsid w:val="0061542F"/>
    <w:rsid w:val="00615543"/>
    <w:rsid w:val="00615C9B"/>
    <w:rsid w:val="00616819"/>
    <w:rsid w:val="0062094F"/>
    <w:rsid w:val="00622A35"/>
    <w:rsid w:val="00626E5C"/>
    <w:rsid w:val="006307BD"/>
    <w:rsid w:val="006310B3"/>
    <w:rsid w:val="00632584"/>
    <w:rsid w:val="00632E85"/>
    <w:rsid w:val="006340D5"/>
    <w:rsid w:val="00634BA9"/>
    <w:rsid w:val="006351DA"/>
    <w:rsid w:val="00636D98"/>
    <w:rsid w:val="0063738E"/>
    <w:rsid w:val="006378DB"/>
    <w:rsid w:val="00640A53"/>
    <w:rsid w:val="00641FDF"/>
    <w:rsid w:val="006424F9"/>
    <w:rsid w:val="00643F61"/>
    <w:rsid w:val="00644D57"/>
    <w:rsid w:val="00646889"/>
    <w:rsid w:val="0065002A"/>
    <w:rsid w:val="006503D8"/>
    <w:rsid w:val="00656F1F"/>
    <w:rsid w:val="00660ABE"/>
    <w:rsid w:val="00661645"/>
    <w:rsid w:val="00661AF0"/>
    <w:rsid w:val="0066237E"/>
    <w:rsid w:val="00663DE5"/>
    <w:rsid w:val="0067011D"/>
    <w:rsid w:val="00670C1A"/>
    <w:rsid w:val="0067308B"/>
    <w:rsid w:val="006733F6"/>
    <w:rsid w:val="006735B8"/>
    <w:rsid w:val="00673D3C"/>
    <w:rsid w:val="00674112"/>
    <w:rsid w:val="00675F07"/>
    <w:rsid w:val="00680EA8"/>
    <w:rsid w:val="00684FC5"/>
    <w:rsid w:val="00687A40"/>
    <w:rsid w:val="00687B1F"/>
    <w:rsid w:val="00690E11"/>
    <w:rsid w:val="00692B49"/>
    <w:rsid w:val="006940AD"/>
    <w:rsid w:val="00694840"/>
    <w:rsid w:val="00694B45"/>
    <w:rsid w:val="00695159"/>
    <w:rsid w:val="0069554C"/>
    <w:rsid w:val="00695BF4"/>
    <w:rsid w:val="006962C1"/>
    <w:rsid w:val="00696792"/>
    <w:rsid w:val="0069768C"/>
    <w:rsid w:val="006A0E1A"/>
    <w:rsid w:val="006A2019"/>
    <w:rsid w:val="006A28F9"/>
    <w:rsid w:val="006A2DB4"/>
    <w:rsid w:val="006A3E66"/>
    <w:rsid w:val="006B07DD"/>
    <w:rsid w:val="006B201D"/>
    <w:rsid w:val="006B2DC5"/>
    <w:rsid w:val="006B4817"/>
    <w:rsid w:val="006B52B5"/>
    <w:rsid w:val="006B5C29"/>
    <w:rsid w:val="006B60BD"/>
    <w:rsid w:val="006C07DC"/>
    <w:rsid w:val="006C1B62"/>
    <w:rsid w:val="006C1E6D"/>
    <w:rsid w:val="006C4BE3"/>
    <w:rsid w:val="006C7E55"/>
    <w:rsid w:val="006D1487"/>
    <w:rsid w:val="006D17EB"/>
    <w:rsid w:val="006D1910"/>
    <w:rsid w:val="006D303C"/>
    <w:rsid w:val="006D4FCE"/>
    <w:rsid w:val="006D6929"/>
    <w:rsid w:val="006D782F"/>
    <w:rsid w:val="006D7A33"/>
    <w:rsid w:val="006E0220"/>
    <w:rsid w:val="006E63B1"/>
    <w:rsid w:val="006E6F79"/>
    <w:rsid w:val="006E723F"/>
    <w:rsid w:val="006F1368"/>
    <w:rsid w:val="006F1778"/>
    <w:rsid w:val="006F2A07"/>
    <w:rsid w:val="006F30BC"/>
    <w:rsid w:val="006F4517"/>
    <w:rsid w:val="006F72E2"/>
    <w:rsid w:val="00700F67"/>
    <w:rsid w:val="007015D9"/>
    <w:rsid w:val="00702DA4"/>
    <w:rsid w:val="007043FC"/>
    <w:rsid w:val="00704F2A"/>
    <w:rsid w:val="007077EB"/>
    <w:rsid w:val="00712A1F"/>
    <w:rsid w:val="007162DD"/>
    <w:rsid w:val="00717349"/>
    <w:rsid w:val="00717E16"/>
    <w:rsid w:val="00717FA9"/>
    <w:rsid w:val="00720CF2"/>
    <w:rsid w:val="00723439"/>
    <w:rsid w:val="00723D31"/>
    <w:rsid w:val="00724EC7"/>
    <w:rsid w:val="007257E7"/>
    <w:rsid w:val="00725B45"/>
    <w:rsid w:val="007269AB"/>
    <w:rsid w:val="00727B44"/>
    <w:rsid w:val="007304E3"/>
    <w:rsid w:val="00730DF8"/>
    <w:rsid w:val="007322C0"/>
    <w:rsid w:val="00735ABF"/>
    <w:rsid w:val="00735BC3"/>
    <w:rsid w:val="00736191"/>
    <w:rsid w:val="0073678E"/>
    <w:rsid w:val="00741C4C"/>
    <w:rsid w:val="00741D33"/>
    <w:rsid w:val="007425C9"/>
    <w:rsid w:val="0074275C"/>
    <w:rsid w:val="0074279E"/>
    <w:rsid w:val="00747349"/>
    <w:rsid w:val="00750205"/>
    <w:rsid w:val="0075044F"/>
    <w:rsid w:val="00751B25"/>
    <w:rsid w:val="007522AA"/>
    <w:rsid w:val="00754949"/>
    <w:rsid w:val="00754E7F"/>
    <w:rsid w:val="00755D5D"/>
    <w:rsid w:val="00762645"/>
    <w:rsid w:val="0076496E"/>
    <w:rsid w:val="00764E89"/>
    <w:rsid w:val="00770547"/>
    <w:rsid w:val="00771534"/>
    <w:rsid w:val="007774A9"/>
    <w:rsid w:val="0078084E"/>
    <w:rsid w:val="00780CC6"/>
    <w:rsid w:val="007837B7"/>
    <w:rsid w:val="00783EC8"/>
    <w:rsid w:val="00785685"/>
    <w:rsid w:val="00785EA8"/>
    <w:rsid w:val="007863E5"/>
    <w:rsid w:val="0078769E"/>
    <w:rsid w:val="007945CF"/>
    <w:rsid w:val="007A0CFC"/>
    <w:rsid w:val="007A16D1"/>
    <w:rsid w:val="007A1DB0"/>
    <w:rsid w:val="007A2B77"/>
    <w:rsid w:val="007A3EDE"/>
    <w:rsid w:val="007A4F7A"/>
    <w:rsid w:val="007A544C"/>
    <w:rsid w:val="007A5ED7"/>
    <w:rsid w:val="007A610D"/>
    <w:rsid w:val="007A63D2"/>
    <w:rsid w:val="007A7BB6"/>
    <w:rsid w:val="007A7C73"/>
    <w:rsid w:val="007B143C"/>
    <w:rsid w:val="007B166C"/>
    <w:rsid w:val="007B3ECA"/>
    <w:rsid w:val="007B47AC"/>
    <w:rsid w:val="007C2D04"/>
    <w:rsid w:val="007C3882"/>
    <w:rsid w:val="007C42DB"/>
    <w:rsid w:val="007C469E"/>
    <w:rsid w:val="007C57F1"/>
    <w:rsid w:val="007C5D78"/>
    <w:rsid w:val="007D33E1"/>
    <w:rsid w:val="007D415B"/>
    <w:rsid w:val="007D5FA2"/>
    <w:rsid w:val="007E0E0C"/>
    <w:rsid w:val="007E14ED"/>
    <w:rsid w:val="007E37FA"/>
    <w:rsid w:val="007E3E15"/>
    <w:rsid w:val="007E411B"/>
    <w:rsid w:val="007E5987"/>
    <w:rsid w:val="007E5E32"/>
    <w:rsid w:val="007E66AB"/>
    <w:rsid w:val="007E68ED"/>
    <w:rsid w:val="007E7732"/>
    <w:rsid w:val="007F0265"/>
    <w:rsid w:val="007F0D76"/>
    <w:rsid w:val="007F2778"/>
    <w:rsid w:val="007F4E02"/>
    <w:rsid w:val="007F7CB7"/>
    <w:rsid w:val="008015AD"/>
    <w:rsid w:val="00803415"/>
    <w:rsid w:val="00804B72"/>
    <w:rsid w:val="00807E5D"/>
    <w:rsid w:val="008110A1"/>
    <w:rsid w:val="008114CF"/>
    <w:rsid w:val="00812ADA"/>
    <w:rsid w:val="00814CCE"/>
    <w:rsid w:val="00816236"/>
    <w:rsid w:val="0081638A"/>
    <w:rsid w:val="00817A41"/>
    <w:rsid w:val="00817B3D"/>
    <w:rsid w:val="00821194"/>
    <w:rsid w:val="00826949"/>
    <w:rsid w:val="00826F43"/>
    <w:rsid w:val="0082726E"/>
    <w:rsid w:val="0082771B"/>
    <w:rsid w:val="0083091C"/>
    <w:rsid w:val="008338BE"/>
    <w:rsid w:val="008344A5"/>
    <w:rsid w:val="00834B44"/>
    <w:rsid w:val="00840133"/>
    <w:rsid w:val="00841703"/>
    <w:rsid w:val="008417A2"/>
    <w:rsid w:val="00842162"/>
    <w:rsid w:val="00843124"/>
    <w:rsid w:val="00843547"/>
    <w:rsid w:val="00844464"/>
    <w:rsid w:val="00844EC7"/>
    <w:rsid w:val="00847533"/>
    <w:rsid w:val="0084767A"/>
    <w:rsid w:val="00850E01"/>
    <w:rsid w:val="0085141D"/>
    <w:rsid w:val="00853834"/>
    <w:rsid w:val="008562CB"/>
    <w:rsid w:val="008571E9"/>
    <w:rsid w:val="0086076E"/>
    <w:rsid w:val="00863EA3"/>
    <w:rsid w:val="0086493B"/>
    <w:rsid w:val="00866591"/>
    <w:rsid w:val="008666AE"/>
    <w:rsid w:val="008679EC"/>
    <w:rsid w:val="00867D89"/>
    <w:rsid w:val="008710C1"/>
    <w:rsid w:val="00871619"/>
    <w:rsid w:val="008736E4"/>
    <w:rsid w:val="0087425F"/>
    <w:rsid w:val="008766CE"/>
    <w:rsid w:val="00877856"/>
    <w:rsid w:val="00877EA2"/>
    <w:rsid w:val="00880B2F"/>
    <w:rsid w:val="00883535"/>
    <w:rsid w:val="008865F0"/>
    <w:rsid w:val="0088684B"/>
    <w:rsid w:val="008879F3"/>
    <w:rsid w:val="00892B38"/>
    <w:rsid w:val="00895795"/>
    <w:rsid w:val="00896FC7"/>
    <w:rsid w:val="00897325"/>
    <w:rsid w:val="008A1615"/>
    <w:rsid w:val="008A2332"/>
    <w:rsid w:val="008A46A0"/>
    <w:rsid w:val="008A54A7"/>
    <w:rsid w:val="008A6321"/>
    <w:rsid w:val="008B0328"/>
    <w:rsid w:val="008B0CC0"/>
    <w:rsid w:val="008B0E40"/>
    <w:rsid w:val="008B1AF0"/>
    <w:rsid w:val="008B2DE7"/>
    <w:rsid w:val="008B4414"/>
    <w:rsid w:val="008B50B6"/>
    <w:rsid w:val="008B68C8"/>
    <w:rsid w:val="008B7D3F"/>
    <w:rsid w:val="008C0D03"/>
    <w:rsid w:val="008C1027"/>
    <w:rsid w:val="008C44B0"/>
    <w:rsid w:val="008C4626"/>
    <w:rsid w:val="008C4871"/>
    <w:rsid w:val="008C6B27"/>
    <w:rsid w:val="008C76B6"/>
    <w:rsid w:val="008C79DD"/>
    <w:rsid w:val="008D09E0"/>
    <w:rsid w:val="008D117C"/>
    <w:rsid w:val="008D170E"/>
    <w:rsid w:val="008D2CAD"/>
    <w:rsid w:val="008D35C8"/>
    <w:rsid w:val="008D39F0"/>
    <w:rsid w:val="008D47F2"/>
    <w:rsid w:val="008D4901"/>
    <w:rsid w:val="008D5357"/>
    <w:rsid w:val="008D5C2E"/>
    <w:rsid w:val="008D635D"/>
    <w:rsid w:val="008D6781"/>
    <w:rsid w:val="008D77B7"/>
    <w:rsid w:val="008D7BA6"/>
    <w:rsid w:val="008E1200"/>
    <w:rsid w:val="008E1EC5"/>
    <w:rsid w:val="008E3752"/>
    <w:rsid w:val="008E385B"/>
    <w:rsid w:val="008E38B8"/>
    <w:rsid w:val="008E64AD"/>
    <w:rsid w:val="008E6584"/>
    <w:rsid w:val="008F07D3"/>
    <w:rsid w:val="008F204C"/>
    <w:rsid w:val="008F3DC2"/>
    <w:rsid w:val="00900ECF"/>
    <w:rsid w:val="00901627"/>
    <w:rsid w:val="009021FE"/>
    <w:rsid w:val="00902CA7"/>
    <w:rsid w:val="00907A73"/>
    <w:rsid w:val="00911CA4"/>
    <w:rsid w:val="00913544"/>
    <w:rsid w:val="00915C96"/>
    <w:rsid w:val="009206A4"/>
    <w:rsid w:val="00920AD0"/>
    <w:rsid w:val="009229C6"/>
    <w:rsid w:val="00922BFB"/>
    <w:rsid w:val="00923589"/>
    <w:rsid w:val="00923858"/>
    <w:rsid w:val="009255F5"/>
    <w:rsid w:val="00926D20"/>
    <w:rsid w:val="00931300"/>
    <w:rsid w:val="00931778"/>
    <w:rsid w:val="0093368A"/>
    <w:rsid w:val="00933C71"/>
    <w:rsid w:val="00933DEE"/>
    <w:rsid w:val="00937C07"/>
    <w:rsid w:val="00940C94"/>
    <w:rsid w:val="00945FCB"/>
    <w:rsid w:val="009501D0"/>
    <w:rsid w:val="0095435B"/>
    <w:rsid w:val="00956449"/>
    <w:rsid w:val="00960F9C"/>
    <w:rsid w:val="009627DF"/>
    <w:rsid w:val="00962CA5"/>
    <w:rsid w:val="0096300B"/>
    <w:rsid w:val="00963BAD"/>
    <w:rsid w:val="00964307"/>
    <w:rsid w:val="00964688"/>
    <w:rsid w:val="00964B41"/>
    <w:rsid w:val="009657F8"/>
    <w:rsid w:val="00967D26"/>
    <w:rsid w:val="009720FB"/>
    <w:rsid w:val="00973A43"/>
    <w:rsid w:val="00973E3E"/>
    <w:rsid w:val="009763B2"/>
    <w:rsid w:val="009767D0"/>
    <w:rsid w:val="00982323"/>
    <w:rsid w:val="0098410E"/>
    <w:rsid w:val="00985693"/>
    <w:rsid w:val="0098659F"/>
    <w:rsid w:val="00987F21"/>
    <w:rsid w:val="0099072A"/>
    <w:rsid w:val="00993392"/>
    <w:rsid w:val="00995B52"/>
    <w:rsid w:val="009967D7"/>
    <w:rsid w:val="009A01E5"/>
    <w:rsid w:val="009A1DC3"/>
    <w:rsid w:val="009A2198"/>
    <w:rsid w:val="009A4D17"/>
    <w:rsid w:val="009A5E0E"/>
    <w:rsid w:val="009A6022"/>
    <w:rsid w:val="009A735C"/>
    <w:rsid w:val="009B2DF6"/>
    <w:rsid w:val="009B45DA"/>
    <w:rsid w:val="009B4B62"/>
    <w:rsid w:val="009B5284"/>
    <w:rsid w:val="009B5B8E"/>
    <w:rsid w:val="009C0D98"/>
    <w:rsid w:val="009C4A6F"/>
    <w:rsid w:val="009C6B8E"/>
    <w:rsid w:val="009D0AF7"/>
    <w:rsid w:val="009D1C8F"/>
    <w:rsid w:val="009D289E"/>
    <w:rsid w:val="009D2BAF"/>
    <w:rsid w:val="009D2E01"/>
    <w:rsid w:val="009D5431"/>
    <w:rsid w:val="009D5EAA"/>
    <w:rsid w:val="009E05B3"/>
    <w:rsid w:val="009E30B8"/>
    <w:rsid w:val="009E3F13"/>
    <w:rsid w:val="009E442A"/>
    <w:rsid w:val="009E4984"/>
    <w:rsid w:val="009E563F"/>
    <w:rsid w:val="009E63A3"/>
    <w:rsid w:val="009E72A3"/>
    <w:rsid w:val="009F4407"/>
    <w:rsid w:val="009F625F"/>
    <w:rsid w:val="009F693C"/>
    <w:rsid w:val="009F7FEE"/>
    <w:rsid w:val="00A01C59"/>
    <w:rsid w:val="00A0398B"/>
    <w:rsid w:val="00A05B63"/>
    <w:rsid w:val="00A05BBE"/>
    <w:rsid w:val="00A11722"/>
    <w:rsid w:val="00A12606"/>
    <w:rsid w:val="00A16EEA"/>
    <w:rsid w:val="00A17025"/>
    <w:rsid w:val="00A20430"/>
    <w:rsid w:val="00A213FD"/>
    <w:rsid w:val="00A25695"/>
    <w:rsid w:val="00A25CA0"/>
    <w:rsid w:val="00A27603"/>
    <w:rsid w:val="00A27977"/>
    <w:rsid w:val="00A30395"/>
    <w:rsid w:val="00A3046D"/>
    <w:rsid w:val="00A31432"/>
    <w:rsid w:val="00A31E52"/>
    <w:rsid w:val="00A3302C"/>
    <w:rsid w:val="00A34053"/>
    <w:rsid w:val="00A36838"/>
    <w:rsid w:val="00A41510"/>
    <w:rsid w:val="00A41FDB"/>
    <w:rsid w:val="00A447F3"/>
    <w:rsid w:val="00A45A5F"/>
    <w:rsid w:val="00A46F8E"/>
    <w:rsid w:val="00A522BE"/>
    <w:rsid w:val="00A541A4"/>
    <w:rsid w:val="00A54377"/>
    <w:rsid w:val="00A552DD"/>
    <w:rsid w:val="00A56B3C"/>
    <w:rsid w:val="00A65284"/>
    <w:rsid w:val="00A6646A"/>
    <w:rsid w:val="00A734D7"/>
    <w:rsid w:val="00A76EA7"/>
    <w:rsid w:val="00A77652"/>
    <w:rsid w:val="00A77DD0"/>
    <w:rsid w:val="00A77F52"/>
    <w:rsid w:val="00A802AE"/>
    <w:rsid w:val="00A802C6"/>
    <w:rsid w:val="00A81CD0"/>
    <w:rsid w:val="00A84B0F"/>
    <w:rsid w:val="00A858E3"/>
    <w:rsid w:val="00A86280"/>
    <w:rsid w:val="00A878B3"/>
    <w:rsid w:val="00A8792F"/>
    <w:rsid w:val="00A90E78"/>
    <w:rsid w:val="00A91E64"/>
    <w:rsid w:val="00A922D1"/>
    <w:rsid w:val="00A94251"/>
    <w:rsid w:val="00A9527F"/>
    <w:rsid w:val="00A956A0"/>
    <w:rsid w:val="00A96DC6"/>
    <w:rsid w:val="00A96F16"/>
    <w:rsid w:val="00A97484"/>
    <w:rsid w:val="00AA1686"/>
    <w:rsid w:val="00AA32CF"/>
    <w:rsid w:val="00AA3598"/>
    <w:rsid w:val="00AA5152"/>
    <w:rsid w:val="00AA5BAB"/>
    <w:rsid w:val="00AA6D84"/>
    <w:rsid w:val="00AA6EC8"/>
    <w:rsid w:val="00AA79BC"/>
    <w:rsid w:val="00AB01AC"/>
    <w:rsid w:val="00AB1B2D"/>
    <w:rsid w:val="00AB4B66"/>
    <w:rsid w:val="00AB4D72"/>
    <w:rsid w:val="00AC09D3"/>
    <w:rsid w:val="00AC187B"/>
    <w:rsid w:val="00AC1ED3"/>
    <w:rsid w:val="00AC256E"/>
    <w:rsid w:val="00AC31A3"/>
    <w:rsid w:val="00AC4215"/>
    <w:rsid w:val="00AC7E22"/>
    <w:rsid w:val="00AD134B"/>
    <w:rsid w:val="00AD35DE"/>
    <w:rsid w:val="00AD3932"/>
    <w:rsid w:val="00AD4DFC"/>
    <w:rsid w:val="00AD5166"/>
    <w:rsid w:val="00AD6AB9"/>
    <w:rsid w:val="00AD75E0"/>
    <w:rsid w:val="00AE13E1"/>
    <w:rsid w:val="00AE18F1"/>
    <w:rsid w:val="00AE1B4C"/>
    <w:rsid w:val="00AE2031"/>
    <w:rsid w:val="00AE2DBE"/>
    <w:rsid w:val="00AE2DC2"/>
    <w:rsid w:val="00AE3178"/>
    <w:rsid w:val="00AE3683"/>
    <w:rsid w:val="00AE387A"/>
    <w:rsid w:val="00AE4B47"/>
    <w:rsid w:val="00AE4E75"/>
    <w:rsid w:val="00AE566C"/>
    <w:rsid w:val="00AF2EE8"/>
    <w:rsid w:val="00AF5B9A"/>
    <w:rsid w:val="00AF6466"/>
    <w:rsid w:val="00AF6A63"/>
    <w:rsid w:val="00AF6AAA"/>
    <w:rsid w:val="00AF75DD"/>
    <w:rsid w:val="00B00D37"/>
    <w:rsid w:val="00B014B0"/>
    <w:rsid w:val="00B04BDB"/>
    <w:rsid w:val="00B06008"/>
    <w:rsid w:val="00B0671F"/>
    <w:rsid w:val="00B07DE3"/>
    <w:rsid w:val="00B11828"/>
    <w:rsid w:val="00B11B51"/>
    <w:rsid w:val="00B12699"/>
    <w:rsid w:val="00B15AC1"/>
    <w:rsid w:val="00B20559"/>
    <w:rsid w:val="00B209A5"/>
    <w:rsid w:val="00B22451"/>
    <w:rsid w:val="00B228D9"/>
    <w:rsid w:val="00B24B0B"/>
    <w:rsid w:val="00B27865"/>
    <w:rsid w:val="00B306F0"/>
    <w:rsid w:val="00B32089"/>
    <w:rsid w:val="00B36D24"/>
    <w:rsid w:val="00B44120"/>
    <w:rsid w:val="00B46527"/>
    <w:rsid w:val="00B47142"/>
    <w:rsid w:val="00B50C2B"/>
    <w:rsid w:val="00B5151E"/>
    <w:rsid w:val="00B548FE"/>
    <w:rsid w:val="00B55C78"/>
    <w:rsid w:val="00B56C4C"/>
    <w:rsid w:val="00B579C1"/>
    <w:rsid w:val="00B6009A"/>
    <w:rsid w:val="00B63AFF"/>
    <w:rsid w:val="00B64DDB"/>
    <w:rsid w:val="00B653FB"/>
    <w:rsid w:val="00B667AC"/>
    <w:rsid w:val="00B67EED"/>
    <w:rsid w:val="00B70F7B"/>
    <w:rsid w:val="00B71CA8"/>
    <w:rsid w:val="00B71DD8"/>
    <w:rsid w:val="00B73238"/>
    <w:rsid w:val="00B751F8"/>
    <w:rsid w:val="00B77BD9"/>
    <w:rsid w:val="00B80C9D"/>
    <w:rsid w:val="00B8137D"/>
    <w:rsid w:val="00B83AAF"/>
    <w:rsid w:val="00B84309"/>
    <w:rsid w:val="00B84D1A"/>
    <w:rsid w:val="00B8632A"/>
    <w:rsid w:val="00B879AF"/>
    <w:rsid w:val="00B90AB6"/>
    <w:rsid w:val="00B9689F"/>
    <w:rsid w:val="00B96BDE"/>
    <w:rsid w:val="00B970F0"/>
    <w:rsid w:val="00B97627"/>
    <w:rsid w:val="00BA03CD"/>
    <w:rsid w:val="00BA4BC7"/>
    <w:rsid w:val="00BA7082"/>
    <w:rsid w:val="00BA7427"/>
    <w:rsid w:val="00BB0522"/>
    <w:rsid w:val="00BB0FB9"/>
    <w:rsid w:val="00BB4016"/>
    <w:rsid w:val="00BB4CED"/>
    <w:rsid w:val="00BB5D44"/>
    <w:rsid w:val="00BC062F"/>
    <w:rsid w:val="00BC34FF"/>
    <w:rsid w:val="00BC37BB"/>
    <w:rsid w:val="00BC3E0D"/>
    <w:rsid w:val="00BC3F10"/>
    <w:rsid w:val="00BC711B"/>
    <w:rsid w:val="00BC7C65"/>
    <w:rsid w:val="00BC7CEB"/>
    <w:rsid w:val="00BD0DF0"/>
    <w:rsid w:val="00BD10C1"/>
    <w:rsid w:val="00BD3DA8"/>
    <w:rsid w:val="00BD3F07"/>
    <w:rsid w:val="00BD5ADE"/>
    <w:rsid w:val="00BD73F0"/>
    <w:rsid w:val="00BD76A6"/>
    <w:rsid w:val="00BE056F"/>
    <w:rsid w:val="00BE2542"/>
    <w:rsid w:val="00BE580B"/>
    <w:rsid w:val="00BE7554"/>
    <w:rsid w:val="00BE79E7"/>
    <w:rsid w:val="00BF21BC"/>
    <w:rsid w:val="00BF428D"/>
    <w:rsid w:val="00BF4578"/>
    <w:rsid w:val="00BF4679"/>
    <w:rsid w:val="00BF4CDD"/>
    <w:rsid w:val="00BF5F69"/>
    <w:rsid w:val="00BF6EAB"/>
    <w:rsid w:val="00BF7ACE"/>
    <w:rsid w:val="00C0083D"/>
    <w:rsid w:val="00C012E7"/>
    <w:rsid w:val="00C07AFD"/>
    <w:rsid w:val="00C10D60"/>
    <w:rsid w:val="00C10FCF"/>
    <w:rsid w:val="00C120AC"/>
    <w:rsid w:val="00C16F58"/>
    <w:rsid w:val="00C2110F"/>
    <w:rsid w:val="00C216DE"/>
    <w:rsid w:val="00C216EC"/>
    <w:rsid w:val="00C21DB9"/>
    <w:rsid w:val="00C22781"/>
    <w:rsid w:val="00C23561"/>
    <w:rsid w:val="00C23A7F"/>
    <w:rsid w:val="00C24F84"/>
    <w:rsid w:val="00C253D6"/>
    <w:rsid w:val="00C26678"/>
    <w:rsid w:val="00C26C94"/>
    <w:rsid w:val="00C27800"/>
    <w:rsid w:val="00C278BE"/>
    <w:rsid w:val="00C27E6F"/>
    <w:rsid w:val="00C3124C"/>
    <w:rsid w:val="00C313A3"/>
    <w:rsid w:val="00C34028"/>
    <w:rsid w:val="00C34719"/>
    <w:rsid w:val="00C36600"/>
    <w:rsid w:val="00C36FA2"/>
    <w:rsid w:val="00C37D06"/>
    <w:rsid w:val="00C4023F"/>
    <w:rsid w:val="00C41A10"/>
    <w:rsid w:val="00C42152"/>
    <w:rsid w:val="00C45EA2"/>
    <w:rsid w:val="00C50F44"/>
    <w:rsid w:val="00C512AE"/>
    <w:rsid w:val="00C524A0"/>
    <w:rsid w:val="00C52798"/>
    <w:rsid w:val="00C52AAB"/>
    <w:rsid w:val="00C57F0E"/>
    <w:rsid w:val="00C62412"/>
    <w:rsid w:val="00C62583"/>
    <w:rsid w:val="00C62D05"/>
    <w:rsid w:val="00C6553F"/>
    <w:rsid w:val="00C673C8"/>
    <w:rsid w:val="00C71267"/>
    <w:rsid w:val="00C75D2A"/>
    <w:rsid w:val="00C76309"/>
    <w:rsid w:val="00C76B79"/>
    <w:rsid w:val="00C806DE"/>
    <w:rsid w:val="00C80A66"/>
    <w:rsid w:val="00C81A92"/>
    <w:rsid w:val="00C82519"/>
    <w:rsid w:val="00C82980"/>
    <w:rsid w:val="00C83C6D"/>
    <w:rsid w:val="00C84139"/>
    <w:rsid w:val="00C84E62"/>
    <w:rsid w:val="00C84F3D"/>
    <w:rsid w:val="00C85A76"/>
    <w:rsid w:val="00C87FFD"/>
    <w:rsid w:val="00C906AB"/>
    <w:rsid w:val="00C92B70"/>
    <w:rsid w:val="00C94DB2"/>
    <w:rsid w:val="00C95D37"/>
    <w:rsid w:val="00C95FBF"/>
    <w:rsid w:val="00C96821"/>
    <w:rsid w:val="00CA33EB"/>
    <w:rsid w:val="00CA39DA"/>
    <w:rsid w:val="00CB093D"/>
    <w:rsid w:val="00CB1D1D"/>
    <w:rsid w:val="00CB361D"/>
    <w:rsid w:val="00CB4FE0"/>
    <w:rsid w:val="00CB6CE1"/>
    <w:rsid w:val="00CB7C3E"/>
    <w:rsid w:val="00CB7F9B"/>
    <w:rsid w:val="00CC38D5"/>
    <w:rsid w:val="00CC7270"/>
    <w:rsid w:val="00CC7473"/>
    <w:rsid w:val="00CD076E"/>
    <w:rsid w:val="00CD215C"/>
    <w:rsid w:val="00CD29B7"/>
    <w:rsid w:val="00CD3D2F"/>
    <w:rsid w:val="00CD3F82"/>
    <w:rsid w:val="00CD44DD"/>
    <w:rsid w:val="00CD57F3"/>
    <w:rsid w:val="00CD61E4"/>
    <w:rsid w:val="00CE19A5"/>
    <w:rsid w:val="00CE279F"/>
    <w:rsid w:val="00CE3DD9"/>
    <w:rsid w:val="00CE66B0"/>
    <w:rsid w:val="00CE73AB"/>
    <w:rsid w:val="00CE7DA2"/>
    <w:rsid w:val="00CF3BDE"/>
    <w:rsid w:val="00CF4196"/>
    <w:rsid w:val="00CF5D56"/>
    <w:rsid w:val="00CF71CB"/>
    <w:rsid w:val="00CF7356"/>
    <w:rsid w:val="00CF743A"/>
    <w:rsid w:val="00D029D6"/>
    <w:rsid w:val="00D02D70"/>
    <w:rsid w:val="00D030C0"/>
    <w:rsid w:val="00D05C2F"/>
    <w:rsid w:val="00D110A6"/>
    <w:rsid w:val="00D22A1F"/>
    <w:rsid w:val="00D2371E"/>
    <w:rsid w:val="00D23B4D"/>
    <w:rsid w:val="00D25E57"/>
    <w:rsid w:val="00D25EB6"/>
    <w:rsid w:val="00D268D9"/>
    <w:rsid w:val="00D3152A"/>
    <w:rsid w:val="00D33782"/>
    <w:rsid w:val="00D33945"/>
    <w:rsid w:val="00D3567D"/>
    <w:rsid w:val="00D362F1"/>
    <w:rsid w:val="00D42916"/>
    <w:rsid w:val="00D4302F"/>
    <w:rsid w:val="00D4523E"/>
    <w:rsid w:val="00D4534A"/>
    <w:rsid w:val="00D471E2"/>
    <w:rsid w:val="00D50E44"/>
    <w:rsid w:val="00D52855"/>
    <w:rsid w:val="00D55888"/>
    <w:rsid w:val="00D55C13"/>
    <w:rsid w:val="00D55FBD"/>
    <w:rsid w:val="00D578F3"/>
    <w:rsid w:val="00D61F3A"/>
    <w:rsid w:val="00D622DB"/>
    <w:rsid w:val="00D63337"/>
    <w:rsid w:val="00D63BAF"/>
    <w:rsid w:val="00D64560"/>
    <w:rsid w:val="00D6633D"/>
    <w:rsid w:val="00D6788B"/>
    <w:rsid w:val="00D72453"/>
    <w:rsid w:val="00D804C4"/>
    <w:rsid w:val="00D823C7"/>
    <w:rsid w:val="00D85244"/>
    <w:rsid w:val="00D85F2C"/>
    <w:rsid w:val="00D8655E"/>
    <w:rsid w:val="00D87049"/>
    <w:rsid w:val="00D900FA"/>
    <w:rsid w:val="00D904B0"/>
    <w:rsid w:val="00D90BB3"/>
    <w:rsid w:val="00D92715"/>
    <w:rsid w:val="00D92B89"/>
    <w:rsid w:val="00D939F3"/>
    <w:rsid w:val="00D9686A"/>
    <w:rsid w:val="00DA098C"/>
    <w:rsid w:val="00DA4FE5"/>
    <w:rsid w:val="00DA5275"/>
    <w:rsid w:val="00DA74EB"/>
    <w:rsid w:val="00DB09D2"/>
    <w:rsid w:val="00DB1F3D"/>
    <w:rsid w:val="00DB2621"/>
    <w:rsid w:val="00DB52A3"/>
    <w:rsid w:val="00DB5A3A"/>
    <w:rsid w:val="00DB66AF"/>
    <w:rsid w:val="00DB69BB"/>
    <w:rsid w:val="00DC413C"/>
    <w:rsid w:val="00DD127D"/>
    <w:rsid w:val="00DD162A"/>
    <w:rsid w:val="00DD4C99"/>
    <w:rsid w:val="00DD4EF9"/>
    <w:rsid w:val="00DD7380"/>
    <w:rsid w:val="00DD767C"/>
    <w:rsid w:val="00DE0638"/>
    <w:rsid w:val="00DE15EF"/>
    <w:rsid w:val="00DE3DA2"/>
    <w:rsid w:val="00DE7746"/>
    <w:rsid w:val="00DF25E9"/>
    <w:rsid w:val="00DF3D56"/>
    <w:rsid w:val="00DF471A"/>
    <w:rsid w:val="00DF6EFB"/>
    <w:rsid w:val="00DF6F9A"/>
    <w:rsid w:val="00DF7A2C"/>
    <w:rsid w:val="00E00DBA"/>
    <w:rsid w:val="00E00F68"/>
    <w:rsid w:val="00E019C2"/>
    <w:rsid w:val="00E0278E"/>
    <w:rsid w:val="00E02ED4"/>
    <w:rsid w:val="00E04815"/>
    <w:rsid w:val="00E04BB8"/>
    <w:rsid w:val="00E052F0"/>
    <w:rsid w:val="00E06E7D"/>
    <w:rsid w:val="00E0779E"/>
    <w:rsid w:val="00E10192"/>
    <w:rsid w:val="00E10235"/>
    <w:rsid w:val="00E11973"/>
    <w:rsid w:val="00E20690"/>
    <w:rsid w:val="00E207A8"/>
    <w:rsid w:val="00E2126C"/>
    <w:rsid w:val="00E2265E"/>
    <w:rsid w:val="00E2322A"/>
    <w:rsid w:val="00E246DC"/>
    <w:rsid w:val="00E25F14"/>
    <w:rsid w:val="00E27889"/>
    <w:rsid w:val="00E31015"/>
    <w:rsid w:val="00E319A6"/>
    <w:rsid w:val="00E31B68"/>
    <w:rsid w:val="00E31F9C"/>
    <w:rsid w:val="00E33CA5"/>
    <w:rsid w:val="00E3415B"/>
    <w:rsid w:val="00E36CA7"/>
    <w:rsid w:val="00E42FAB"/>
    <w:rsid w:val="00E43A2D"/>
    <w:rsid w:val="00E46E9F"/>
    <w:rsid w:val="00E476C8"/>
    <w:rsid w:val="00E47AE6"/>
    <w:rsid w:val="00E513A7"/>
    <w:rsid w:val="00E5184F"/>
    <w:rsid w:val="00E51C26"/>
    <w:rsid w:val="00E5340D"/>
    <w:rsid w:val="00E53A53"/>
    <w:rsid w:val="00E53E09"/>
    <w:rsid w:val="00E5637D"/>
    <w:rsid w:val="00E567E1"/>
    <w:rsid w:val="00E56C4E"/>
    <w:rsid w:val="00E62E69"/>
    <w:rsid w:val="00E64B3A"/>
    <w:rsid w:val="00E6755E"/>
    <w:rsid w:val="00E7223A"/>
    <w:rsid w:val="00E72960"/>
    <w:rsid w:val="00E731BF"/>
    <w:rsid w:val="00E75494"/>
    <w:rsid w:val="00E773DA"/>
    <w:rsid w:val="00E869FC"/>
    <w:rsid w:val="00E9096A"/>
    <w:rsid w:val="00E918F5"/>
    <w:rsid w:val="00E925E2"/>
    <w:rsid w:val="00E927B6"/>
    <w:rsid w:val="00E930F5"/>
    <w:rsid w:val="00E93816"/>
    <w:rsid w:val="00E95121"/>
    <w:rsid w:val="00E966F8"/>
    <w:rsid w:val="00E972A3"/>
    <w:rsid w:val="00E97914"/>
    <w:rsid w:val="00EA090E"/>
    <w:rsid w:val="00EA148C"/>
    <w:rsid w:val="00EA14C7"/>
    <w:rsid w:val="00EA1953"/>
    <w:rsid w:val="00EA2039"/>
    <w:rsid w:val="00EA30E0"/>
    <w:rsid w:val="00EB59F6"/>
    <w:rsid w:val="00EB5EAE"/>
    <w:rsid w:val="00EB733A"/>
    <w:rsid w:val="00EC0454"/>
    <w:rsid w:val="00EC0465"/>
    <w:rsid w:val="00EC1B48"/>
    <w:rsid w:val="00EC220C"/>
    <w:rsid w:val="00EC787E"/>
    <w:rsid w:val="00ED0B86"/>
    <w:rsid w:val="00ED2871"/>
    <w:rsid w:val="00ED2B47"/>
    <w:rsid w:val="00ED34AC"/>
    <w:rsid w:val="00ED6AFE"/>
    <w:rsid w:val="00ED7560"/>
    <w:rsid w:val="00ED7DD7"/>
    <w:rsid w:val="00EE079B"/>
    <w:rsid w:val="00EE0DDD"/>
    <w:rsid w:val="00EE0F97"/>
    <w:rsid w:val="00EE21EF"/>
    <w:rsid w:val="00EE3E5B"/>
    <w:rsid w:val="00EE45E7"/>
    <w:rsid w:val="00EE734B"/>
    <w:rsid w:val="00EF1CDA"/>
    <w:rsid w:val="00EF29AC"/>
    <w:rsid w:val="00EF3A0A"/>
    <w:rsid w:val="00EF401A"/>
    <w:rsid w:val="00EF465C"/>
    <w:rsid w:val="00F003AF"/>
    <w:rsid w:val="00F01AA8"/>
    <w:rsid w:val="00F01EE3"/>
    <w:rsid w:val="00F05C77"/>
    <w:rsid w:val="00F06552"/>
    <w:rsid w:val="00F07D3C"/>
    <w:rsid w:val="00F16A57"/>
    <w:rsid w:val="00F16C03"/>
    <w:rsid w:val="00F20766"/>
    <w:rsid w:val="00F23FBC"/>
    <w:rsid w:val="00F24636"/>
    <w:rsid w:val="00F25418"/>
    <w:rsid w:val="00F30A28"/>
    <w:rsid w:val="00F32671"/>
    <w:rsid w:val="00F339DB"/>
    <w:rsid w:val="00F34D3F"/>
    <w:rsid w:val="00F34FEC"/>
    <w:rsid w:val="00F35422"/>
    <w:rsid w:val="00F37243"/>
    <w:rsid w:val="00F4117A"/>
    <w:rsid w:val="00F41CE3"/>
    <w:rsid w:val="00F42E8D"/>
    <w:rsid w:val="00F42FD1"/>
    <w:rsid w:val="00F445BF"/>
    <w:rsid w:val="00F4467D"/>
    <w:rsid w:val="00F46A28"/>
    <w:rsid w:val="00F47BE4"/>
    <w:rsid w:val="00F51FE0"/>
    <w:rsid w:val="00F52C05"/>
    <w:rsid w:val="00F547B4"/>
    <w:rsid w:val="00F54DC4"/>
    <w:rsid w:val="00F5636C"/>
    <w:rsid w:val="00F6059C"/>
    <w:rsid w:val="00F60627"/>
    <w:rsid w:val="00F623E2"/>
    <w:rsid w:val="00F633E5"/>
    <w:rsid w:val="00F634BF"/>
    <w:rsid w:val="00F653AB"/>
    <w:rsid w:val="00F6596C"/>
    <w:rsid w:val="00F704FF"/>
    <w:rsid w:val="00F727CA"/>
    <w:rsid w:val="00F7438E"/>
    <w:rsid w:val="00F74CE4"/>
    <w:rsid w:val="00F75FB9"/>
    <w:rsid w:val="00F76130"/>
    <w:rsid w:val="00F809DF"/>
    <w:rsid w:val="00F81D94"/>
    <w:rsid w:val="00F84DDA"/>
    <w:rsid w:val="00F84FF6"/>
    <w:rsid w:val="00F86550"/>
    <w:rsid w:val="00F87669"/>
    <w:rsid w:val="00F90FBE"/>
    <w:rsid w:val="00F927C0"/>
    <w:rsid w:val="00F960B1"/>
    <w:rsid w:val="00F97411"/>
    <w:rsid w:val="00F97DBE"/>
    <w:rsid w:val="00FA150B"/>
    <w:rsid w:val="00FA322F"/>
    <w:rsid w:val="00FA45C8"/>
    <w:rsid w:val="00FB1813"/>
    <w:rsid w:val="00FB223C"/>
    <w:rsid w:val="00FB3B4F"/>
    <w:rsid w:val="00FB46E9"/>
    <w:rsid w:val="00FB5CE5"/>
    <w:rsid w:val="00FC0E0F"/>
    <w:rsid w:val="00FC285A"/>
    <w:rsid w:val="00FC2BD1"/>
    <w:rsid w:val="00FC5F69"/>
    <w:rsid w:val="00FC6D38"/>
    <w:rsid w:val="00FD0A44"/>
    <w:rsid w:val="00FD1FAB"/>
    <w:rsid w:val="00FD1FCE"/>
    <w:rsid w:val="00FD4FE7"/>
    <w:rsid w:val="00FD670F"/>
    <w:rsid w:val="00FE1555"/>
    <w:rsid w:val="00FE1675"/>
    <w:rsid w:val="00FE20F0"/>
    <w:rsid w:val="00FE3E1D"/>
    <w:rsid w:val="00FE448C"/>
    <w:rsid w:val="00FE7E3D"/>
    <w:rsid w:val="00FF226C"/>
    <w:rsid w:val="00FF42AF"/>
    <w:rsid w:val="00FF7744"/>
    <w:rsid w:val="01003566"/>
    <w:rsid w:val="0158030D"/>
    <w:rsid w:val="016A3F75"/>
    <w:rsid w:val="01BB2CE4"/>
    <w:rsid w:val="0297153D"/>
    <w:rsid w:val="02A418D6"/>
    <w:rsid w:val="03076C6E"/>
    <w:rsid w:val="036D61DD"/>
    <w:rsid w:val="03820A50"/>
    <w:rsid w:val="03A50C67"/>
    <w:rsid w:val="03B33E42"/>
    <w:rsid w:val="04AE2C0D"/>
    <w:rsid w:val="05182CA6"/>
    <w:rsid w:val="052D72EC"/>
    <w:rsid w:val="0571760E"/>
    <w:rsid w:val="05AB403C"/>
    <w:rsid w:val="06DD20B0"/>
    <w:rsid w:val="06F528F0"/>
    <w:rsid w:val="075F65ED"/>
    <w:rsid w:val="07726CB7"/>
    <w:rsid w:val="08520E7B"/>
    <w:rsid w:val="08A41B4C"/>
    <w:rsid w:val="09265CF4"/>
    <w:rsid w:val="0A597DAC"/>
    <w:rsid w:val="0B1B5C6D"/>
    <w:rsid w:val="0B5678D1"/>
    <w:rsid w:val="0BCE6623"/>
    <w:rsid w:val="0D901E2F"/>
    <w:rsid w:val="0DD82BAE"/>
    <w:rsid w:val="0E181BD2"/>
    <w:rsid w:val="0F4523F4"/>
    <w:rsid w:val="0FC43C2F"/>
    <w:rsid w:val="10385071"/>
    <w:rsid w:val="1092556B"/>
    <w:rsid w:val="10D66127"/>
    <w:rsid w:val="11227FA9"/>
    <w:rsid w:val="118D479F"/>
    <w:rsid w:val="11C62316"/>
    <w:rsid w:val="12862A45"/>
    <w:rsid w:val="12D56314"/>
    <w:rsid w:val="1304536E"/>
    <w:rsid w:val="133E4E6A"/>
    <w:rsid w:val="135D419B"/>
    <w:rsid w:val="13A1179E"/>
    <w:rsid w:val="153951FE"/>
    <w:rsid w:val="157A356D"/>
    <w:rsid w:val="18FB2F7C"/>
    <w:rsid w:val="192D04CF"/>
    <w:rsid w:val="197C5111"/>
    <w:rsid w:val="19B3124F"/>
    <w:rsid w:val="19DA34B2"/>
    <w:rsid w:val="1A5B711F"/>
    <w:rsid w:val="1B5E03B0"/>
    <w:rsid w:val="1BAE7962"/>
    <w:rsid w:val="1BB24166"/>
    <w:rsid w:val="1BDA4944"/>
    <w:rsid w:val="1CC755DB"/>
    <w:rsid w:val="1CCB24F1"/>
    <w:rsid w:val="1CE0796B"/>
    <w:rsid w:val="1D5008C7"/>
    <w:rsid w:val="1D63560B"/>
    <w:rsid w:val="1DB136D5"/>
    <w:rsid w:val="1E1343CB"/>
    <w:rsid w:val="1E871F2E"/>
    <w:rsid w:val="1EDE358E"/>
    <w:rsid w:val="1F5F1760"/>
    <w:rsid w:val="1F7B509A"/>
    <w:rsid w:val="20064A69"/>
    <w:rsid w:val="206E568B"/>
    <w:rsid w:val="20963823"/>
    <w:rsid w:val="20B16EF4"/>
    <w:rsid w:val="20F47C73"/>
    <w:rsid w:val="22041665"/>
    <w:rsid w:val="227420AF"/>
    <w:rsid w:val="231C4D7C"/>
    <w:rsid w:val="233526F4"/>
    <w:rsid w:val="23B31B0F"/>
    <w:rsid w:val="247C4FE0"/>
    <w:rsid w:val="25A60F0A"/>
    <w:rsid w:val="25F2494A"/>
    <w:rsid w:val="26E81D51"/>
    <w:rsid w:val="26EF0B5D"/>
    <w:rsid w:val="27980D30"/>
    <w:rsid w:val="27990FD9"/>
    <w:rsid w:val="28047D65"/>
    <w:rsid w:val="28220571"/>
    <w:rsid w:val="285658EA"/>
    <w:rsid w:val="285667EB"/>
    <w:rsid w:val="29157907"/>
    <w:rsid w:val="29583FA2"/>
    <w:rsid w:val="29772B3B"/>
    <w:rsid w:val="2A220348"/>
    <w:rsid w:val="2B7A76B4"/>
    <w:rsid w:val="2BF022E9"/>
    <w:rsid w:val="2C6D1581"/>
    <w:rsid w:val="2C854E42"/>
    <w:rsid w:val="2D0D1D41"/>
    <w:rsid w:val="2D131BB7"/>
    <w:rsid w:val="2D22206C"/>
    <w:rsid w:val="2D257ECB"/>
    <w:rsid w:val="2DB76A10"/>
    <w:rsid w:val="2DD152A5"/>
    <w:rsid w:val="2ECB1262"/>
    <w:rsid w:val="2F2A70AF"/>
    <w:rsid w:val="2F5433BF"/>
    <w:rsid w:val="2F6F39AF"/>
    <w:rsid w:val="2F9D76B6"/>
    <w:rsid w:val="306749B9"/>
    <w:rsid w:val="30F14868"/>
    <w:rsid w:val="313435C7"/>
    <w:rsid w:val="315533BB"/>
    <w:rsid w:val="319B0E6D"/>
    <w:rsid w:val="319B359C"/>
    <w:rsid w:val="31C616A7"/>
    <w:rsid w:val="32353860"/>
    <w:rsid w:val="324D2A84"/>
    <w:rsid w:val="32803628"/>
    <w:rsid w:val="33713003"/>
    <w:rsid w:val="33B22B01"/>
    <w:rsid w:val="344377E7"/>
    <w:rsid w:val="3465704C"/>
    <w:rsid w:val="34AE5405"/>
    <w:rsid w:val="34BC71D8"/>
    <w:rsid w:val="35B95272"/>
    <w:rsid w:val="37262457"/>
    <w:rsid w:val="3745578B"/>
    <w:rsid w:val="385D652B"/>
    <w:rsid w:val="386B1281"/>
    <w:rsid w:val="39874DF4"/>
    <w:rsid w:val="3A1657B2"/>
    <w:rsid w:val="3A5A088B"/>
    <w:rsid w:val="3A9D0825"/>
    <w:rsid w:val="3B1D24DC"/>
    <w:rsid w:val="3B2210A1"/>
    <w:rsid w:val="3BBF652F"/>
    <w:rsid w:val="3C2A4EDC"/>
    <w:rsid w:val="3C8B5E8D"/>
    <w:rsid w:val="3D1F43AC"/>
    <w:rsid w:val="3D210440"/>
    <w:rsid w:val="3D3A2D16"/>
    <w:rsid w:val="3D6910B6"/>
    <w:rsid w:val="3D885597"/>
    <w:rsid w:val="3D9A5A9C"/>
    <w:rsid w:val="3DD40C31"/>
    <w:rsid w:val="3F1203DE"/>
    <w:rsid w:val="3F736AB8"/>
    <w:rsid w:val="3F7C1FDE"/>
    <w:rsid w:val="3FFA2C31"/>
    <w:rsid w:val="40061865"/>
    <w:rsid w:val="4010784F"/>
    <w:rsid w:val="41802A1D"/>
    <w:rsid w:val="41D06E2D"/>
    <w:rsid w:val="42F44922"/>
    <w:rsid w:val="431664E5"/>
    <w:rsid w:val="43B458C1"/>
    <w:rsid w:val="44F131AE"/>
    <w:rsid w:val="44FF6176"/>
    <w:rsid w:val="453812E8"/>
    <w:rsid w:val="46142F48"/>
    <w:rsid w:val="465B7C4C"/>
    <w:rsid w:val="46717FDD"/>
    <w:rsid w:val="468B73AA"/>
    <w:rsid w:val="46A7657A"/>
    <w:rsid w:val="485B0E4A"/>
    <w:rsid w:val="4865343D"/>
    <w:rsid w:val="48BF6086"/>
    <w:rsid w:val="48E26C10"/>
    <w:rsid w:val="49274754"/>
    <w:rsid w:val="49373B13"/>
    <w:rsid w:val="49B5422C"/>
    <w:rsid w:val="49F15C2B"/>
    <w:rsid w:val="4A837C5B"/>
    <w:rsid w:val="4AB31C19"/>
    <w:rsid w:val="4ABC3341"/>
    <w:rsid w:val="4AC40DD3"/>
    <w:rsid w:val="4B036918"/>
    <w:rsid w:val="4B1D64C2"/>
    <w:rsid w:val="4B5E6B67"/>
    <w:rsid w:val="4BD80896"/>
    <w:rsid w:val="4D104B00"/>
    <w:rsid w:val="4D360610"/>
    <w:rsid w:val="4D4C2C83"/>
    <w:rsid w:val="4DB33AE5"/>
    <w:rsid w:val="4DEF172A"/>
    <w:rsid w:val="4EDC0CC6"/>
    <w:rsid w:val="4EEB6204"/>
    <w:rsid w:val="4F34585E"/>
    <w:rsid w:val="4FB6267B"/>
    <w:rsid w:val="504771D0"/>
    <w:rsid w:val="508D397F"/>
    <w:rsid w:val="50A471E1"/>
    <w:rsid w:val="50CC44C7"/>
    <w:rsid w:val="50E978D8"/>
    <w:rsid w:val="515623CE"/>
    <w:rsid w:val="51591206"/>
    <w:rsid w:val="51927D2F"/>
    <w:rsid w:val="51CC629F"/>
    <w:rsid w:val="51F160FE"/>
    <w:rsid w:val="52086346"/>
    <w:rsid w:val="52300800"/>
    <w:rsid w:val="528C4A07"/>
    <w:rsid w:val="52A579F1"/>
    <w:rsid w:val="52BE5573"/>
    <w:rsid w:val="530D7996"/>
    <w:rsid w:val="5374357F"/>
    <w:rsid w:val="53A92DC1"/>
    <w:rsid w:val="53B87A4C"/>
    <w:rsid w:val="53E3682D"/>
    <w:rsid w:val="54080B93"/>
    <w:rsid w:val="540E538C"/>
    <w:rsid w:val="541B2635"/>
    <w:rsid w:val="544B4320"/>
    <w:rsid w:val="544C1787"/>
    <w:rsid w:val="545862CA"/>
    <w:rsid w:val="545D3568"/>
    <w:rsid w:val="546970F7"/>
    <w:rsid w:val="54C91A24"/>
    <w:rsid w:val="54CD6A35"/>
    <w:rsid w:val="54F21D57"/>
    <w:rsid w:val="556236CB"/>
    <w:rsid w:val="55DB0B45"/>
    <w:rsid w:val="55F33C67"/>
    <w:rsid w:val="562C7B8C"/>
    <w:rsid w:val="56EF283E"/>
    <w:rsid w:val="57813DC5"/>
    <w:rsid w:val="57EF49E2"/>
    <w:rsid w:val="586252CA"/>
    <w:rsid w:val="58B111C9"/>
    <w:rsid w:val="58DF4294"/>
    <w:rsid w:val="59394133"/>
    <w:rsid w:val="59974318"/>
    <w:rsid w:val="5A6D54B2"/>
    <w:rsid w:val="5AA934F9"/>
    <w:rsid w:val="5B0D0154"/>
    <w:rsid w:val="5B4B7234"/>
    <w:rsid w:val="5BB423DD"/>
    <w:rsid w:val="5BD3324D"/>
    <w:rsid w:val="5CD326EE"/>
    <w:rsid w:val="5CF858B8"/>
    <w:rsid w:val="5EE06817"/>
    <w:rsid w:val="5F416D08"/>
    <w:rsid w:val="5FD32F5D"/>
    <w:rsid w:val="60902D0D"/>
    <w:rsid w:val="61900F1E"/>
    <w:rsid w:val="62094E57"/>
    <w:rsid w:val="629D1F6E"/>
    <w:rsid w:val="63741494"/>
    <w:rsid w:val="64003296"/>
    <w:rsid w:val="64954442"/>
    <w:rsid w:val="65CE2D59"/>
    <w:rsid w:val="65EC1786"/>
    <w:rsid w:val="66640214"/>
    <w:rsid w:val="66A55CBF"/>
    <w:rsid w:val="66BF1764"/>
    <w:rsid w:val="66C77F94"/>
    <w:rsid w:val="66ED5037"/>
    <w:rsid w:val="6700642F"/>
    <w:rsid w:val="67132F3E"/>
    <w:rsid w:val="673F04AA"/>
    <w:rsid w:val="67817E9D"/>
    <w:rsid w:val="6840044C"/>
    <w:rsid w:val="68691027"/>
    <w:rsid w:val="68A84791"/>
    <w:rsid w:val="68B14B05"/>
    <w:rsid w:val="69817427"/>
    <w:rsid w:val="699F2677"/>
    <w:rsid w:val="69B57A22"/>
    <w:rsid w:val="6A691ED1"/>
    <w:rsid w:val="6A9C6D94"/>
    <w:rsid w:val="6BAB66B3"/>
    <w:rsid w:val="6BD02EBB"/>
    <w:rsid w:val="6D0F06E4"/>
    <w:rsid w:val="6D370C9D"/>
    <w:rsid w:val="6D73641F"/>
    <w:rsid w:val="6E041217"/>
    <w:rsid w:val="6E826D4E"/>
    <w:rsid w:val="6F1D5A63"/>
    <w:rsid w:val="6F4A12CD"/>
    <w:rsid w:val="702849E8"/>
    <w:rsid w:val="7065555E"/>
    <w:rsid w:val="70946D76"/>
    <w:rsid w:val="709B7B7E"/>
    <w:rsid w:val="71511664"/>
    <w:rsid w:val="73913E12"/>
    <w:rsid w:val="74227013"/>
    <w:rsid w:val="74453244"/>
    <w:rsid w:val="74B446C8"/>
    <w:rsid w:val="74F76D9D"/>
    <w:rsid w:val="74FE5FFF"/>
    <w:rsid w:val="74FF72FD"/>
    <w:rsid w:val="760E40F4"/>
    <w:rsid w:val="779F1099"/>
    <w:rsid w:val="77FB6C92"/>
    <w:rsid w:val="78745608"/>
    <w:rsid w:val="787E54EB"/>
    <w:rsid w:val="793C3074"/>
    <w:rsid w:val="795153E3"/>
    <w:rsid w:val="79767232"/>
    <w:rsid w:val="79BF2169"/>
    <w:rsid w:val="79F11E61"/>
    <w:rsid w:val="7A633A72"/>
    <w:rsid w:val="7A9B7315"/>
    <w:rsid w:val="7B32757E"/>
    <w:rsid w:val="7B491F52"/>
    <w:rsid w:val="7BB050C7"/>
    <w:rsid w:val="7C2B7622"/>
    <w:rsid w:val="7C2E69DD"/>
    <w:rsid w:val="7C5F7404"/>
    <w:rsid w:val="7C875564"/>
    <w:rsid w:val="7CB93C66"/>
    <w:rsid w:val="7CE42851"/>
    <w:rsid w:val="7E5B0076"/>
    <w:rsid w:val="7E76650D"/>
    <w:rsid w:val="7E9C73A7"/>
    <w:rsid w:val="7EC81250"/>
    <w:rsid w:val="7ED40BD6"/>
    <w:rsid w:val="7F0B7BF3"/>
    <w:rsid w:val="7F400CF9"/>
    <w:rsid w:val="7F7D1F03"/>
    <w:rsid w:val="7F85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D7E9C3E-8E8C-48B0-864B-72526C29B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/>
      <w:lang w:eastAsia="zh-C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440"/>
        <w:tab w:val="right" w:leader="dot" w:pos="9016"/>
      </w:tabs>
      <w:spacing w:after="100"/>
    </w:pPr>
    <w:rPr>
      <w:b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unhideWhenUsed/>
    <w:qFormat/>
    <w:rPr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unhideWhenUsed/>
    <w:qFormat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val="en-US" w:bidi="en-US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val="en-US" w:bidi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lang w:val="en-US"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n-US"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  <w:lang w:val="en-US"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bidi="en-US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1"/>
    <w:uiPriority w:val="30"/>
    <w:qFormat/>
    <w:rPr>
      <w:rFonts w:eastAsiaTheme="minorEastAsia"/>
      <w:b/>
      <w:bCs/>
      <w:i/>
      <w:iCs/>
      <w:color w:val="4F81BD" w:themeColor="accent1"/>
      <w:lang w:val="en-US" w:bidi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paragraph" w:customStyle="1" w:styleId="ListParagraph1">
    <w:name w:val="List Paragraph1"/>
    <w:basedOn w:val="Normal"/>
    <w:link w:val="ListParagraphChar"/>
    <w:uiPriority w:val="34"/>
    <w:qFormat/>
    <w:pPr>
      <w:ind w:left="720"/>
      <w:contextualSpacing/>
    </w:pPr>
  </w:style>
  <w:style w:type="paragraph" w:customStyle="1" w:styleId="NoSpacing1">
    <w:name w:val="No Spacing1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customStyle="1" w:styleId="Quote1">
    <w:name w:val="Quote1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1"/>
    <w:uiPriority w:val="29"/>
    <w:qFormat/>
    <w:rPr>
      <w:rFonts w:eastAsiaTheme="minorEastAsia"/>
      <w:i/>
      <w:iCs/>
      <w:color w:val="000000" w:themeColor="text1"/>
      <w:lang w:val="en-US"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bidi="en-US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val="en-IN"/>
    </w:rPr>
  </w:style>
  <w:style w:type="character" w:customStyle="1" w:styleId="ListParagraphChar">
    <w:name w:val="List Paragraph Char"/>
    <w:basedOn w:val="DefaultParagraphFont"/>
    <w:link w:val="ListParagraph1"/>
    <w:uiPriority w:val="34"/>
    <w:qFormat/>
    <w:locked/>
    <w:rPr>
      <w:lang w:val="en-US" w:bidi="en-US"/>
    </w:rPr>
  </w:style>
  <w:style w:type="table" w:customStyle="1" w:styleId="GridTable4-Accent11">
    <w:name w:val="Grid Table 4 - Accent 11"/>
    <w:basedOn w:val="TableNormal"/>
    <w:uiPriority w:val="49"/>
    <w:qFormat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Revision1">
    <w:name w:val="Revision1"/>
    <w:hidden/>
    <w:uiPriority w:val="99"/>
    <w:semiHidden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  <w:lang w:val="en-US"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  <w:lang w:val="en-US" w:bidi="en-US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808080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808080"/>
      <w:shd w:val="clear" w:color="auto" w:fill="E6E6E6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biliyaTechnologies/MobiliyaFleetARMTemplate.git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MobiliyaTechnologies/TripService.git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hyperlink" Target="https://nodejs.org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eader" Target="header1.xml"/><Relationship Id="rId24" Type="http://schemas.openxmlformats.org/officeDocument/2006/relationships/hyperlink" Target="https://github.com/MobiliyaTechnologies/TripService.git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portal.azure.com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microsoft.com/office/2011/relationships/commentsExtended" Target="commentsExtended.xml"/><Relationship Id="rId52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docs.microsoft.com/en-us/azure/architecture/best-practices/naming-conventions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portal.azure.com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github.com/MobiliyaTechnologies/MobiliyaFleetWebPortal.git" TargetMode="External"/><Relationship Id="rId43" Type="http://schemas.openxmlformats.org/officeDocument/2006/relationships/comments" Target="comments.xml"/><Relationship Id="rId48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github.com/MobiliyaTechnologies/TripService.git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MobiliyaTechnologies/MobiliyaFleetARMTemplate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36" Type="http://schemas.openxmlformats.org/officeDocument/2006/relationships/hyperlink" Target="https://localhost:4200" TargetMode="External"/><Relationship Id="rId49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3DE34F-C8EB-492A-97CE-F398CBA44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32</Pages>
  <Words>3255</Words>
  <Characters>18558</Characters>
  <Application>Microsoft Office Word</Application>
  <DocSecurity>0</DocSecurity>
  <Lines>154</Lines>
  <Paragraphs>43</Paragraphs>
  <ScaleCrop>false</ScaleCrop>
  <Company/>
  <LinksUpToDate>false</LinksUpToDate>
  <CharactersWithSpaces>21770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</dc:creator>
  <cp:lastModifiedBy>Kunal</cp:lastModifiedBy>
  <cp:revision>63</cp:revision>
  <cp:lastPrinted>2018-05-04T19:56:00Z</cp:lastPrinted>
  <dcterms:created xsi:type="dcterms:W3CDTF">2018-05-29T13:37:00Z</dcterms:created>
  <dcterms:modified xsi:type="dcterms:W3CDTF">2018-05-31T09:43:00Z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